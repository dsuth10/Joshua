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9FD" w:rsidRPr="00E3359A" w:rsidRDefault="00DB7815" w:rsidP="00E3359A">
      <w:pPr>
        <w:spacing w:after="240"/>
        <w:rPr>
          <w:rFonts w:eastAsia="Times New Roman" w:cs="Arial"/>
          <w:b/>
          <w:sz w:val="32"/>
          <w:szCs w:val="28"/>
          <w:lang w:eastAsia="en-US"/>
        </w:rPr>
      </w:pPr>
      <w:r w:rsidRPr="00E3359A">
        <w:rPr>
          <w:rFonts w:eastAsia="Times New Roman" w:cs="Arial"/>
          <w:b/>
          <w:sz w:val="32"/>
          <w:szCs w:val="28"/>
          <w:lang w:eastAsia="en-US"/>
        </w:rPr>
        <w:t>Electrical circuits</w:t>
      </w:r>
      <w:r w:rsidR="00DF334B" w:rsidRPr="00E3359A">
        <w:rPr>
          <w:rFonts w:eastAsia="Times New Roman" w:cs="Arial"/>
          <w:b/>
          <w:sz w:val="32"/>
          <w:szCs w:val="28"/>
          <w:lang w:eastAsia="en-US"/>
        </w:rPr>
        <w:t>: Teacher background information</w:t>
      </w:r>
    </w:p>
    <w:p w:rsidR="00DB7815" w:rsidRPr="005506DE" w:rsidRDefault="00047FAF" w:rsidP="00E3359A">
      <w:pPr>
        <w:spacing w:before="120" w:after="120" w:line="300" w:lineRule="atLeast"/>
        <w:rPr>
          <w:szCs w:val="28"/>
        </w:rPr>
      </w:pPr>
      <w:r w:rsidRPr="005506DE">
        <w:rPr>
          <w:szCs w:val="28"/>
        </w:rPr>
        <w:t xml:space="preserve">A </w:t>
      </w:r>
      <w:r w:rsidRPr="005506DE">
        <w:rPr>
          <w:b/>
          <w:szCs w:val="28"/>
        </w:rPr>
        <w:t>simple circuit</w:t>
      </w:r>
      <w:r w:rsidRPr="005506DE">
        <w:rPr>
          <w:szCs w:val="28"/>
        </w:rPr>
        <w:t xml:space="preserve"> is an electrical circuit consisting of a power source, two wires and a load.</w:t>
      </w:r>
    </w:p>
    <w:p w:rsidR="00826079" w:rsidRPr="005506DE" w:rsidRDefault="00826079" w:rsidP="00E3359A">
      <w:pPr>
        <w:spacing w:before="120" w:after="120" w:line="300" w:lineRule="atLeast"/>
        <w:rPr>
          <w:szCs w:val="28"/>
        </w:rPr>
      </w:pPr>
      <w:r w:rsidRPr="005506DE">
        <w:rPr>
          <w:szCs w:val="28"/>
        </w:rPr>
        <w:t>The components of a simple circuit:</w:t>
      </w:r>
    </w:p>
    <w:p w:rsidR="00826079" w:rsidRPr="00E3359A" w:rsidRDefault="00826079" w:rsidP="00E3359A">
      <w:pPr>
        <w:pStyle w:val="ListParagraph"/>
        <w:numPr>
          <w:ilvl w:val="0"/>
          <w:numId w:val="50"/>
        </w:numPr>
        <w:spacing w:before="120" w:after="120" w:line="300" w:lineRule="atLeast"/>
        <w:ind w:left="426"/>
        <w:rPr>
          <w:szCs w:val="28"/>
        </w:rPr>
      </w:pPr>
      <w:r w:rsidRPr="00E3359A">
        <w:rPr>
          <w:b/>
          <w:szCs w:val="28"/>
        </w:rPr>
        <w:t xml:space="preserve">Load </w:t>
      </w:r>
      <w:r w:rsidR="001A1DE5" w:rsidRPr="00E3359A">
        <w:rPr>
          <w:szCs w:val="28"/>
        </w:rPr>
        <w:t>—</w:t>
      </w:r>
      <w:r w:rsidRPr="00E3359A">
        <w:rPr>
          <w:szCs w:val="28"/>
        </w:rPr>
        <w:t xml:space="preserve"> a device or component that </w:t>
      </w:r>
      <w:r w:rsidR="00582381">
        <w:rPr>
          <w:szCs w:val="28"/>
        </w:rPr>
        <w:t>slows down the flow of electricity and transforms</w:t>
      </w:r>
      <w:r w:rsidRPr="00E3359A">
        <w:rPr>
          <w:szCs w:val="28"/>
        </w:rPr>
        <w:t xml:space="preserve"> electrical energy </w:t>
      </w:r>
      <w:r w:rsidR="00582381">
        <w:rPr>
          <w:szCs w:val="28"/>
        </w:rPr>
        <w:t xml:space="preserve">into other forms of energy, </w:t>
      </w:r>
      <w:r w:rsidR="00886446" w:rsidRPr="00E3359A">
        <w:rPr>
          <w:szCs w:val="28"/>
        </w:rPr>
        <w:t>e.g. electrical appliances, ligh</w:t>
      </w:r>
      <w:r w:rsidRPr="00E3359A">
        <w:rPr>
          <w:szCs w:val="28"/>
        </w:rPr>
        <w:t>ts.</w:t>
      </w:r>
    </w:p>
    <w:p w:rsidR="00826079" w:rsidRPr="00E3359A" w:rsidRDefault="00826079" w:rsidP="00E3359A">
      <w:pPr>
        <w:pStyle w:val="ListParagraph"/>
        <w:numPr>
          <w:ilvl w:val="0"/>
          <w:numId w:val="50"/>
        </w:numPr>
        <w:spacing w:before="120" w:after="120" w:line="300" w:lineRule="atLeast"/>
        <w:ind w:left="426"/>
        <w:rPr>
          <w:szCs w:val="28"/>
        </w:rPr>
      </w:pPr>
      <w:r w:rsidRPr="00E3359A">
        <w:rPr>
          <w:b/>
          <w:szCs w:val="28"/>
        </w:rPr>
        <w:t>Power source</w:t>
      </w:r>
      <w:r w:rsidRPr="00E3359A">
        <w:rPr>
          <w:szCs w:val="28"/>
        </w:rPr>
        <w:t xml:space="preserve"> </w:t>
      </w:r>
      <w:r w:rsidR="001A1DE5" w:rsidRPr="00E3359A">
        <w:rPr>
          <w:szCs w:val="28"/>
        </w:rPr>
        <w:t>—</w:t>
      </w:r>
      <w:r w:rsidR="00071FF3">
        <w:rPr>
          <w:szCs w:val="28"/>
        </w:rPr>
        <w:t xml:space="preserve"> </w:t>
      </w:r>
      <w:r w:rsidRPr="00E3359A">
        <w:rPr>
          <w:szCs w:val="28"/>
        </w:rPr>
        <w:t xml:space="preserve">provides energy </w:t>
      </w:r>
      <w:r w:rsidR="00071FF3">
        <w:rPr>
          <w:szCs w:val="28"/>
        </w:rPr>
        <w:t xml:space="preserve">and electricity </w:t>
      </w:r>
      <w:r w:rsidRPr="00E3359A">
        <w:rPr>
          <w:szCs w:val="28"/>
        </w:rPr>
        <w:t>to the electrical circuit.</w:t>
      </w:r>
      <w:r w:rsidR="00D915D2" w:rsidRPr="00E3359A">
        <w:rPr>
          <w:szCs w:val="28"/>
        </w:rPr>
        <w:t xml:space="preserve"> A cell or a series of cells (battery) could be used as a power source.</w:t>
      </w:r>
    </w:p>
    <w:p w:rsidR="00826079" w:rsidRPr="00E3359A" w:rsidRDefault="00826079" w:rsidP="00E3359A">
      <w:pPr>
        <w:pStyle w:val="ListParagraph"/>
        <w:numPr>
          <w:ilvl w:val="0"/>
          <w:numId w:val="50"/>
        </w:numPr>
        <w:spacing w:before="120" w:after="120" w:line="300" w:lineRule="atLeast"/>
        <w:ind w:left="426"/>
        <w:rPr>
          <w:szCs w:val="28"/>
        </w:rPr>
      </w:pPr>
      <w:r w:rsidRPr="00E3359A">
        <w:rPr>
          <w:b/>
          <w:szCs w:val="28"/>
        </w:rPr>
        <w:t>Wire</w:t>
      </w:r>
      <w:r w:rsidRPr="00E3359A">
        <w:rPr>
          <w:szCs w:val="28"/>
        </w:rPr>
        <w:t xml:space="preserve"> </w:t>
      </w:r>
      <w:r w:rsidR="001A1DE5" w:rsidRPr="00E3359A">
        <w:rPr>
          <w:szCs w:val="28"/>
        </w:rPr>
        <w:t>—</w:t>
      </w:r>
      <w:r w:rsidRPr="00E3359A">
        <w:rPr>
          <w:szCs w:val="28"/>
        </w:rPr>
        <w:t xml:space="preserve"> allows</w:t>
      </w:r>
      <w:r w:rsidR="00071FF3">
        <w:rPr>
          <w:szCs w:val="28"/>
        </w:rPr>
        <w:t xml:space="preserve"> electricity to flow around the circuit and </w:t>
      </w:r>
      <w:r w:rsidR="00D915D2" w:rsidRPr="00E3359A">
        <w:rPr>
          <w:szCs w:val="28"/>
        </w:rPr>
        <w:t>transfer</w:t>
      </w:r>
      <w:r w:rsidR="00071FF3">
        <w:rPr>
          <w:szCs w:val="28"/>
        </w:rPr>
        <w:t>s</w:t>
      </w:r>
      <w:r w:rsidR="00D915D2" w:rsidRPr="00E3359A">
        <w:rPr>
          <w:szCs w:val="28"/>
        </w:rPr>
        <w:t xml:space="preserve"> electrical energy from</w:t>
      </w:r>
      <w:r w:rsidRPr="00E3359A">
        <w:rPr>
          <w:szCs w:val="28"/>
        </w:rPr>
        <w:t xml:space="preserve"> one </w:t>
      </w:r>
      <w:r w:rsidR="00071FF3">
        <w:rPr>
          <w:szCs w:val="28"/>
        </w:rPr>
        <w:t>component to another</w:t>
      </w:r>
      <w:r w:rsidRPr="00E3359A">
        <w:rPr>
          <w:szCs w:val="28"/>
        </w:rPr>
        <w:t>.</w:t>
      </w:r>
    </w:p>
    <w:p w:rsidR="002F64A5" w:rsidRPr="005506DE" w:rsidRDefault="00D915D2" w:rsidP="00E3359A">
      <w:pPr>
        <w:spacing w:before="120" w:after="120" w:line="300" w:lineRule="atLeast"/>
        <w:rPr>
          <w:szCs w:val="28"/>
        </w:rPr>
      </w:pPr>
      <w:r w:rsidRPr="005506DE">
        <w:rPr>
          <w:szCs w:val="28"/>
        </w:rPr>
        <w:t xml:space="preserve">The circuit is complete when all the components are joined and allow </w:t>
      </w:r>
      <w:r w:rsidR="00071FF3">
        <w:rPr>
          <w:szCs w:val="28"/>
        </w:rPr>
        <w:t>electricity</w:t>
      </w:r>
      <w:r w:rsidR="002F64A5" w:rsidRPr="005506DE">
        <w:rPr>
          <w:szCs w:val="28"/>
        </w:rPr>
        <w:t xml:space="preserve"> to flow </w:t>
      </w:r>
      <w:r w:rsidRPr="005506DE">
        <w:rPr>
          <w:szCs w:val="28"/>
        </w:rPr>
        <w:t xml:space="preserve">right </w:t>
      </w:r>
      <w:r w:rsidR="002F64A5" w:rsidRPr="005506DE">
        <w:rPr>
          <w:szCs w:val="28"/>
        </w:rPr>
        <w:t>around</w:t>
      </w:r>
      <w:r w:rsidR="00826079" w:rsidRPr="005506DE">
        <w:rPr>
          <w:szCs w:val="28"/>
        </w:rPr>
        <w:t xml:space="preserve"> the circuit.</w:t>
      </w:r>
    </w:p>
    <w:p w:rsidR="00071FF3" w:rsidRDefault="00E3359A" w:rsidP="00602EEF">
      <w:pPr>
        <w:rPr>
          <w:szCs w:val="28"/>
        </w:rPr>
      </w:pPr>
      <w:r w:rsidRPr="005506DE">
        <w:rPr>
          <w:noProof/>
          <w:lang w:eastAsia="ja-JP"/>
        </w:rPr>
        <mc:AlternateContent>
          <mc:Choice Requires="wps">
            <w:drawing>
              <wp:anchor distT="0" distB="0" distL="114300" distR="114300" simplePos="0" relativeHeight="251659264" behindDoc="0" locked="0" layoutInCell="1" allowOverlap="1" wp14:anchorId="2895930A" wp14:editId="0D36A07B">
                <wp:simplePos x="0" y="0"/>
                <wp:positionH relativeFrom="column">
                  <wp:posOffset>3867785</wp:posOffset>
                </wp:positionH>
                <wp:positionV relativeFrom="paragraph">
                  <wp:posOffset>480695</wp:posOffset>
                </wp:positionV>
                <wp:extent cx="952500" cy="445135"/>
                <wp:effectExtent l="0" t="0" r="0" b="0"/>
                <wp:wrapNone/>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445135"/>
                        </a:xfrm>
                        <a:prstGeom prst="rect">
                          <a:avLst/>
                        </a:prstGeom>
                        <a:solidFill>
                          <a:srgbClr val="FFFFFF"/>
                        </a:solidFill>
                        <a:ln w="9525">
                          <a:noFill/>
                          <a:miter lim="800000"/>
                          <a:headEnd/>
                          <a:tailEnd/>
                        </a:ln>
                      </wps:spPr>
                      <wps:txbx>
                        <w:txbxContent>
                          <w:p w:rsidR="004E240F" w:rsidRPr="009B55D4" w:rsidRDefault="004E240F" w:rsidP="004E240F">
                            <w:pPr>
                              <w:jc w:val="center"/>
                            </w:pPr>
                            <w:r w:rsidRPr="009B55D4">
                              <w:t>Power source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04.55pt;margin-top:37.85pt;width:75pt;height:3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" stroked="f">
                <v:textbox>
                  <w:txbxContent>
                    <w:p w:rsidR="004E240F" w:rsidRPr="009B55D4" w:rsidRDefault="004E240F" w:rsidP="004E240F">
                      <w:pPr>
                        <w:jc w:val="center"/>
                      </w:pPr>
                      <w:r w:rsidRPr="009B55D4">
                        <w:t>Power source</w:t>
                      </w:r>
                    </w:p>
                  </w:txbxContent>
                </v:textbox>
              </v:shape>
            </w:pict>
          </mc:Fallback>
        </mc:AlternateContent>
      </w:r>
      <w:r w:rsidR="004E240F" w:rsidRPr="005506DE">
        <w:rPr>
          <w:noProof/>
          <w:color w:val="FF0000"/>
          <w:lang w:eastAsia="ja-JP"/>
        </w:rPr>
        <mc:AlternateContent>
          <mc:Choice Requires="wps">
            <w:drawing>
              <wp:anchor distT="0" distB="0" distL="114300" distR="114300" simplePos="0" relativeHeight="251670528" behindDoc="0" locked="0" layoutInCell="1" allowOverlap="1" wp14:anchorId="6AA8EE89" wp14:editId="6DD3E338">
                <wp:simplePos x="0" y="0"/>
                <wp:positionH relativeFrom="column">
                  <wp:posOffset>3697859</wp:posOffset>
                </wp:positionH>
                <wp:positionV relativeFrom="paragraph">
                  <wp:posOffset>2240407</wp:posOffset>
                </wp:positionV>
                <wp:extent cx="574674" cy="243840"/>
                <wp:effectExtent l="0" t="38100" r="54610" b="22860"/>
                <wp:wrapNone/>
                <wp:docPr id="10" name="Straight Arrow Connector 10"/>
                <wp:cNvGraphicFramePr/>
                <a:graphic xmlns:a="http://schemas.openxmlformats.org/drawingml/2006/main">
                  <a:graphicData uri="http://schemas.microsoft.com/office/word/2010/wordprocessingShape">
                    <wps:wsp>
                      <wps:cNvCnPr/>
                      <wps:spPr>
                        <a:xfrm flipV="1">
                          <a:off x="0" y="0"/>
                          <a:ext cx="574674" cy="243840"/>
                        </a:xfrm>
                        <a:prstGeom prst="straightConnector1">
                          <a:avLst/>
                        </a:prstGeom>
                        <a:ln w="22225" cmpd="sng">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0" o:spid="_x0000_s1026" type="#_x0000_t32" style="position:absolute;margin-left:291.15pt;margin-top:176.4pt;width:45.25pt;height:19.2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" strokecolor="red" strokeweight="1.75pt">
                <v:stroke endarrow="open"/>
              </v:shape>
            </w:pict>
          </mc:Fallback>
        </mc:AlternateContent>
      </w:r>
      <w:r w:rsidR="004E240F" w:rsidRPr="005506DE">
        <w:rPr>
          <w:noProof/>
          <w:color w:val="FF0000"/>
          <w:lang w:eastAsia="ja-JP"/>
        </w:rPr>
        <mc:AlternateContent>
          <mc:Choice Requires="wps">
            <w:drawing>
              <wp:anchor distT="0" distB="0" distL="114300" distR="114300" simplePos="0" relativeHeight="251668480" behindDoc="0" locked="0" layoutInCell="1" allowOverlap="1" wp14:anchorId="74C0D94C" wp14:editId="255D1F7D">
                <wp:simplePos x="0" y="0"/>
                <wp:positionH relativeFrom="column">
                  <wp:posOffset>2071879</wp:posOffset>
                </wp:positionH>
                <wp:positionV relativeFrom="paragraph">
                  <wp:posOffset>2484374</wp:posOffset>
                </wp:positionV>
                <wp:extent cx="591184" cy="200787"/>
                <wp:effectExtent l="38100" t="0" r="19050" b="85090"/>
                <wp:wrapNone/>
                <wp:docPr id="9" name="Straight Arrow Connector 9"/>
                <wp:cNvGraphicFramePr/>
                <a:graphic xmlns:a="http://schemas.openxmlformats.org/drawingml/2006/main">
                  <a:graphicData uri="http://schemas.microsoft.com/office/word/2010/wordprocessingShape">
                    <wps:wsp>
                      <wps:cNvCnPr/>
                      <wps:spPr>
                        <a:xfrm flipH="1">
                          <a:off x="0" y="0"/>
                          <a:ext cx="591184" cy="200787"/>
                        </a:xfrm>
                        <a:prstGeom prst="straightConnector1">
                          <a:avLst/>
                        </a:prstGeom>
                        <a:ln w="22225" cmpd="sng">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26" type="#_x0000_t32" style="position:absolute;margin-left:163.15pt;margin-top:195.6pt;width:46.55pt;height:15.8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" strokecolor="red" strokeweight="1.75pt">
                <v:stroke endarrow="open"/>
              </v:shape>
            </w:pict>
          </mc:Fallback>
        </mc:AlternateContent>
      </w:r>
      <w:r w:rsidR="004E240F" w:rsidRPr="005506DE">
        <w:rPr>
          <w:noProof/>
          <w:lang w:eastAsia="ja-JP"/>
        </w:rPr>
        <mc:AlternateContent>
          <mc:Choice Requires="wps">
            <w:drawing>
              <wp:anchor distT="0" distB="0" distL="114300" distR="114300" simplePos="0" relativeHeight="251661312" behindDoc="0" locked="0" layoutInCell="1" allowOverlap="1" wp14:anchorId="008DC107" wp14:editId="5932C903">
                <wp:simplePos x="0" y="0"/>
                <wp:positionH relativeFrom="column">
                  <wp:posOffset>2704211</wp:posOffset>
                </wp:positionH>
                <wp:positionV relativeFrom="paragraph">
                  <wp:posOffset>2235073</wp:posOffset>
                </wp:positionV>
                <wp:extent cx="952500" cy="50165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501650"/>
                        </a:xfrm>
                        <a:prstGeom prst="rect">
                          <a:avLst/>
                        </a:prstGeom>
                        <a:solidFill>
                          <a:srgbClr val="FFFFFF"/>
                        </a:solidFill>
                        <a:ln w="9525">
                          <a:noFill/>
                          <a:miter lim="800000"/>
                          <a:headEnd/>
                          <a:tailEnd/>
                        </a:ln>
                      </wps:spPr>
                      <wps:txbx>
                        <w:txbxContent>
                          <w:p w:rsidR="004E240F" w:rsidRPr="009B55D4" w:rsidRDefault="004E240F" w:rsidP="004E240F">
                            <w:pPr>
                              <w:spacing w:before="240"/>
                              <w:jc w:val="center"/>
                            </w:pPr>
                            <w:r>
                              <w:t>Wires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12.95pt;margin-top:176pt;width:75pt;height: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" stroked="f">
                <v:textbox>
                  <w:txbxContent>
                    <w:p w:rsidR="004E240F" w:rsidRPr="009B55D4" w:rsidRDefault="004E240F" w:rsidP="004E240F">
                      <w:pPr>
                        <w:spacing w:before="240"/>
                        <w:jc w:val="center"/>
                      </w:pPr>
                      <w:r>
                        <w:t>Wires</w:t>
                      </w:r>
                    </w:p>
                  </w:txbxContent>
                </v:textbox>
              </v:shape>
            </w:pict>
          </mc:Fallback>
        </mc:AlternateContent>
      </w:r>
      <w:r w:rsidR="004E240F" w:rsidRPr="005506DE">
        <w:rPr>
          <w:noProof/>
          <w:color w:val="FF0000"/>
          <w:lang w:eastAsia="ja-JP"/>
        </w:rPr>
        <mc:AlternateContent>
          <mc:Choice Requires="wps">
            <w:drawing>
              <wp:anchor distT="0" distB="0" distL="114300" distR="114300" simplePos="0" relativeHeight="251666432" behindDoc="0" locked="0" layoutInCell="1" allowOverlap="1" wp14:anchorId="0C565D06" wp14:editId="683B6174">
                <wp:simplePos x="0" y="0"/>
                <wp:positionH relativeFrom="column">
                  <wp:posOffset>3236215</wp:posOffset>
                </wp:positionH>
                <wp:positionV relativeFrom="paragraph">
                  <wp:posOffset>710438</wp:posOffset>
                </wp:positionV>
                <wp:extent cx="591311" cy="67056"/>
                <wp:effectExtent l="38100" t="38100" r="18415" b="104775"/>
                <wp:wrapNone/>
                <wp:docPr id="8" name="Straight Arrow Connector 8"/>
                <wp:cNvGraphicFramePr/>
                <a:graphic xmlns:a="http://schemas.openxmlformats.org/drawingml/2006/main">
                  <a:graphicData uri="http://schemas.microsoft.com/office/word/2010/wordprocessingShape">
                    <wps:wsp>
                      <wps:cNvCnPr/>
                      <wps:spPr>
                        <a:xfrm flipH="1">
                          <a:off x="0" y="0"/>
                          <a:ext cx="591311" cy="67056"/>
                        </a:xfrm>
                        <a:prstGeom prst="straightConnector1">
                          <a:avLst/>
                        </a:prstGeom>
                        <a:ln w="22225" cmpd="sng">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8" o:spid="_x0000_s1026" type="#_x0000_t32" style="position:absolute;margin-left:254.8pt;margin-top:55.95pt;width:46.55pt;height:5.3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" strokecolor="red" strokeweight="1.75pt">
                <v:stroke endarrow="open"/>
              </v:shape>
            </w:pict>
          </mc:Fallback>
        </mc:AlternateContent>
      </w:r>
      <w:r w:rsidR="004E240F" w:rsidRPr="005506DE">
        <w:rPr>
          <w:noProof/>
          <w:color w:val="FF0000"/>
          <w:lang w:eastAsia="ja-JP"/>
        </w:rPr>
        <mc:AlternateContent>
          <mc:Choice Requires="wps">
            <w:drawing>
              <wp:anchor distT="0" distB="0" distL="114300" distR="114300" simplePos="0" relativeHeight="251664384" behindDoc="0" locked="0" layoutInCell="1" allowOverlap="1" wp14:anchorId="49169AC6" wp14:editId="033C6C89">
                <wp:simplePos x="0" y="0"/>
                <wp:positionH relativeFrom="column">
                  <wp:posOffset>3656838</wp:posOffset>
                </wp:positionH>
                <wp:positionV relativeFrom="paragraph">
                  <wp:posOffset>3112262</wp:posOffset>
                </wp:positionV>
                <wp:extent cx="329184" cy="335280"/>
                <wp:effectExtent l="38100" t="0" r="33020" b="64770"/>
                <wp:wrapNone/>
                <wp:docPr id="7" name="Straight Arrow Connector 7"/>
                <wp:cNvGraphicFramePr/>
                <a:graphic xmlns:a="http://schemas.openxmlformats.org/drawingml/2006/main">
                  <a:graphicData uri="http://schemas.microsoft.com/office/word/2010/wordprocessingShape">
                    <wps:wsp>
                      <wps:cNvCnPr/>
                      <wps:spPr>
                        <a:xfrm flipH="1">
                          <a:off x="0" y="0"/>
                          <a:ext cx="329184" cy="335280"/>
                        </a:xfrm>
                        <a:prstGeom prst="straightConnector1">
                          <a:avLst/>
                        </a:prstGeom>
                        <a:ln w="22225" cmpd="sng">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7" o:spid="_x0000_s1026" type="#_x0000_t32" style="position:absolute;margin-left:287.95pt;margin-top:245.05pt;width:25.9pt;height:26.4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" strokecolor="red" strokeweight="1.75pt">
                <v:stroke endarrow="open"/>
              </v:shape>
            </w:pict>
          </mc:Fallback>
        </mc:AlternateContent>
      </w:r>
      <w:r w:rsidR="004E240F" w:rsidRPr="005506DE">
        <w:rPr>
          <w:noProof/>
          <w:lang w:eastAsia="ja-JP"/>
        </w:rPr>
        <mc:AlternateContent>
          <mc:Choice Requires="wps">
            <w:drawing>
              <wp:anchor distT="0" distB="0" distL="114300" distR="114300" simplePos="0" relativeHeight="251663360" behindDoc="0" locked="0" layoutInCell="1" allowOverlap="1" wp14:anchorId="401C65A3" wp14:editId="1C73FBF4">
                <wp:simplePos x="0" y="0"/>
                <wp:positionH relativeFrom="column">
                  <wp:posOffset>4046601</wp:posOffset>
                </wp:positionH>
                <wp:positionV relativeFrom="paragraph">
                  <wp:posOffset>2831973</wp:posOffset>
                </wp:positionV>
                <wp:extent cx="952500" cy="50165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501650"/>
                        </a:xfrm>
                        <a:prstGeom prst="rect">
                          <a:avLst/>
                        </a:prstGeom>
                        <a:solidFill>
                          <a:srgbClr val="FFFFFF"/>
                        </a:solidFill>
                        <a:ln w="9525">
                          <a:noFill/>
                          <a:miter lim="800000"/>
                          <a:headEnd/>
                          <a:tailEnd/>
                        </a:ln>
                      </wps:spPr>
                      <wps:txbx>
                        <w:txbxContent>
                          <w:p w:rsidR="004E240F" w:rsidRPr="009B55D4" w:rsidRDefault="004E240F" w:rsidP="004E240F">
                            <w:pPr>
                              <w:spacing w:before="240" w:line="240" w:lineRule="auto"/>
                              <w:jc w:val="center"/>
                            </w:pPr>
                            <w:r>
                              <w:t>Load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318.65pt;margin-top:223pt;width:75pt;height: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" stroked="f">
                <v:textbox>
                  <w:txbxContent>
                    <w:p w:rsidR="004E240F" w:rsidRPr="009B55D4" w:rsidRDefault="004E240F" w:rsidP="004E240F">
                      <w:pPr>
                        <w:spacing w:before="240" w:line="240" w:lineRule="auto"/>
                        <w:jc w:val="center"/>
                      </w:pPr>
                      <w:r>
                        <w:t>Load</w:t>
                      </w:r>
                    </w:p>
                  </w:txbxContent>
                </v:textbox>
              </v:shape>
            </w:pict>
          </mc:Fallback>
        </mc:AlternateContent>
      </w:r>
      <w:r w:rsidR="00637FAB" w:rsidRPr="005506DE">
        <w:rPr>
          <w:noProof/>
          <w:szCs w:val="28"/>
          <w:lang w:eastAsia="ja-JP"/>
        </w:rPr>
        <w:drawing>
          <wp:inline distT="0" distB="0" distL="0" distR="0" wp14:anchorId="4F7BDCDB" wp14:editId="5DD4A93B">
            <wp:extent cx="6120130" cy="4590098"/>
            <wp:effectExtent l="0" t="0" r="0" b="1270"/>
            <wp:docPr id="4" name="Picture 4" descr="D:\amayn22\Desktop\circuit\IMG_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mayn22\Desktop\circuit\IMG_0065.JPG"/>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6120130" cy="4590098"/>
                    </a:xfrm>
                    <a:prstGeom prst="rect">
                      <a:avLst/>
                    </a:prstGeom>
                    <a:noFill/>
                    <a:ln>
                      <a:noFill/>
                    </a:ln>
                  </pic:spPr>
                </pic:pic>
              </a:graphicData>
            </a:graphic>
          </wp:inline>
        </w:drawing>
      </w:r>
    </w:p>
    <w:p w:rsidR="00071FF3" w:rsidRDefault="00071FF3" w:rsidP="00071FF3">
      <w:pPr>
        <w:spacing w:before="120" w:after="120" w:line="300" w:lineRule="atLeast"/>
        <w:rPr>
          <w:szCs w:val="28"/>
        </w:rPr>
      </w:pPr>
      <w:r>
        <w:rPr>
          <w:szCs w:val="28"/>
        </w:rPr>
        <w:t xml:space="preserve">It is important that students do not develop the misconception that electricity and electrical energy </w:t>
      </w:r>
      <w:proofErr w:type="gramStart"/>
      <w:r>
        <w:rPr>
          <w:szCs w:val="28"/>
        </w:rPr>
        <w:t>are</w:t>
      </w:r>
      <w:proofErr w:type="gramEnd"/>
      <w:r>
        <w:rPr>
          <w:szCs w:val="28"/>
        </w:rPr>
        <w:t xml:space="preserve"> the same thing. They flow in completely different ways in a circuit and are measured using different units. The flow of electricity is associated with the movement of charged matter, whereas the flow of electrical energy is associated with electromagnetic waves. The flow of electricity is measured in amperes (coulombs per second), while the flow of electrical energy is measured in watts (joules per second). These concepts ar</w:t>
      </w:r>
      <w:r>
        <w:rPr>
          <w:szCs w:val="28"/>
        </w:rPr>
        <w:t>e dealt with in Years 9 and 10.</w:t>
      </w:r>
    </w:p>
    <w:p w:rsidR="00F873DA" w:rsidRDefault="00071FF3" w:rsidP="00071FF3">
      <w:pPr>
        <w:rPr>
          <w:szCs w:val="28"/>
        </w:rPr>
      </w:pPr>
      <w:r>
        <w:rPr>
          <w:szCs w:val="28"/>
        </w:rPr>
        <w:t xml:space="preserve">In Year 6, students should be made aware that electricity and electrical energy are not synonymous. While the same amount of electricity flows continuously around the circuit, electrical energy is transformed into other forms of energy (i.e. movement, light and heat) that are no longer </w:t>
      </w:r>
      <w:r>
        <w:rPr>
          <w:szCs w:val="28"/>
        </w:rPr>
        <w:lastRenderedPageBreak/>
        <w:t>available for use within the circuit. Each time a transformation occurs, less electrical energy is available for use in subsequent components. This can be observed in a series circuit with multiple light bulbs — each subsequent light bulb is progressively dimmer, because less electrical energy is available for transformation into light energy.</w:t>
      </w:r>
    </w:p>
    <w:p w:rsidR="00071FF3" w:rsidRPr="00071FF3" w:rsidRDefault="00071FF3" w:rsidP="00071FF3">
      <w:pPr>
        <w:rPr>
          <w:szCs w:val="28"/>
        </w:rPr>
      </w:pPr>
      <w:bookmarkStart w:id="0" w:name="_GoBack"/>
      <w:del w:id="1" w:author="MISSO, Kerenza" w:date="2017-11-06T16:18:00Z">
        <w:r w:rsidRPr="005506DE" w:rsidDel="00D93E7D">
          <w:rPr>
            <w:noProof/>
            <w:szCs w:val="28"/>
            <w:lang w:eastAsia="ja-JP"/>
          </w:rPr>
          <w:drawing>
            <wp:inline distT="0" distB="0" distL="0" distR="0" wp14:anchorId="2E6A4B19" wp14:editId="3ECFB8AD">
              <wp:extent cx="6120130" cy="4589780"/>
              <wp:effectExtent l="0" t="0" r="0" b="1270"/>
              <wp:docPr id="1" name="Picture 1" descr="D:\amayn22\Desktop\circuit\IMG_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mayn22\Desktop\circuit\IMG_0065.JPG"/>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6120130" cy="4589780"/>
                      </a:xfrm>
                      <a:prstGeom prst="rect">
                        <a:avLst/>
                      </a:prstGeom>
                      <a:noFill/>
                      <a:ln>
                        <a:noFill/>
                      </a:ln>
                    </pic:spPr>
                  </pic:pic>
                </a:graphicData>
              </a:graphic>
            </wp:inline>
          </w:drawing>
        </w:r>
      </w:del>
      <w:bookmarkEnd w:id="0"/>
    </w:p>
    <w:sectPr w:rsidR="00071FF3" w:rsidRPr="00071FF3" w:rsidSect="00DB268B">
      <w:footerReference w:type="default" r:id="rId10"/>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112C" w:rsidRDefault="0011112C" w:rsidP="00AB207A">
      <w:pPr>
        <w:spacing w:after="0" w:line="240" w:lineRule="auto"/>
      </w:pPr>
      <w:r>
        <w:separator/>
      </w:r>
    </w:p>
  </w:endnote>
  <w:endnote w:type="continuationSeparator" w:id="0">
    <w:p w:rsidR="0011112C" w:rsidRDefault="0011112C" w:rsidP="00AB2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59A" w:rsidRPr="005464BF" w:rsidRDefault="00E3359A" w:rsidP="00E3359A">
    <w:pPr>
      <w:tabs>
        <w:tab w:val="center" w:pos="4820"/>
        <w:tab w:val="right" w:pos="13892"/>
      </w:tabs>
      <w:spacing w:after="0" w:line="240" w:lineRule="auto"/>
      <w:rPr>
        <w:rFonts w:cs="Arial"/>
        <w:sz w:val="14"/>
        <w:szCs w:val="14"/>
      </w:rPr>
    </w:pPr>
    <w:r>
      <w:rPr>
        <w:rFonts w:cs="Arial"/>
        <w:noProof/>
        <w:sz w:val="14"/>
        <w:szCs w:val="14"/>
        <w:lang w:eastAsia="ja-JP"/>
      </w:rPr>
      <w:drawing>
        <wp:anchor distT="0" distB="0" distL="114300" distR="114300" simplePos="0" relativeHeight="251660288" behindDoc="0" locked="0" layoutInCell="1" allowOverlap="1" wp14:anchorId="116273B6" wp14:editId="08FDCBE9">
          <wp:simplePos x="0" y="0"/>
          <wp:positionH relativeFrom="column">
            <wp:posOffset>1961456</wp:posOffset>
          </wp:positionH>
          <wp:positionV relativeFrom="paragraph">
            <wp:posOffset>29362</wp:posOffset>
          </wp:positionV>
          <wp:extent cx="2030730" cy="244475"/>
          <wp:effectExtent l="0" t="0" r="7620" b="3175"/>
          <wp:wrapNone/>
          <wp:docPr id="3" name="Picture 3" descr="C:\Users\hxsch7\AppData\Local\Microsoft\Windows\Temporary Internet Files\Content.Word\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xsch7\AppData\Local\Microsoft\Windows\Temporary Internet Files\Content.Word\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730" cy="244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4BF">
      <w:rPr>
        <w:rFonts w:cs="Arial"/>
        <w:noProof/>
        <w:sz w:val="14"/>
        <w:szCs w:val="14"/>
        <w:lang w:eastAsia="ja-JP"/>
      </w:rPr>
      <w:drawing>
        <wp:anchor distT="0" distB="0" distL="114300" distR="114300" simplePos="0" relativeHeight="251659264" behindDoc="1" locked="0" layoutInCell="1" allowOverlap="1" wp14:anchorId="0B84655E" wp14:editId="713171B4">
          <wp:simplePos x="0" y="0"/>
          <wp:positionH relativeFrom="column">
            <wp:posOffset>4542155</wp:posOffset>
          </wp:positionH>
          <wp:positionV relativeFrom="paragraph">
            <wp:posOffset>-6350</wp:posOffset>
          </wp:positionV>
          <wp:extent cx="1587500" cy="279400"/>
          <wp:effectExtent l="0" t="0" r="0" b="635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4BF">
      <w:rPr>
        <w:rFonts w:cs="Arial"/>
        <w:sz w:val="14"/>
        <w:szCs w:val="14"/>
      </w:rPr>
      <w:fldChar w:fldCharType="begin"/>
    </w:r>
    <w:r w:rsidRPr="005464BF">
      <w:rPr>
        <w:rFonts w:cs="Arial"/>
        <w:sz w:val="14"/>
        <w:szCs w:val="14"/>
      </w:rPr>
      <w:instrText xml:space="preserve"> PAGE </w:instrText>
    </w:r>
    <w:r w:rsidRPr="005464BF">
      <w:rPr>
        <w:rFonts w:cs="Arial"/>
        <w:sz w:val="14"/>
        <w:szCs w:val="14"/>
      </w:rPr>
      <w:fldChar w:fldCharType="separate"/>
    </w:r>
    <w:r w:rsidR="00071FF3">
      <w:rPr>
        <w:rFonts w:cs="Arial"/>
        <w:noProof/>
        <w:sz w:val="14"/>
        <w:szCs w:val="14"/>
      </w:rPr>
      <w:t>1</w:t>
    </w:r>
    <w:r w:rsidRPr="005464BF">
      <w:rPr>
        <w:rFonts w:cs="Arial"/>
        <w:sz w:val="14"/>
        <w:szCs w:val="14"/>
      </w:rPr>
      <w:fldChar w:fldCharType="end"/>
    </w:r>
    <w:r w:rsidRPr="005464BF">
      <w:rPr>
        <w:rFonts w:cs="Arial"/>
        <w:sz w:val="14"/>
        <w:szCs w:val="14"/>
      </w:rPr>
      <w:t xml:space="preserve"> of </w:t>
    </w:r>
    <w:r w:rsidRPr="005464BF">
      <w:rPr>
        <w:rFonts w:cs="Arial"/>
        <w:sz w:val="14"/>
        <w:szCs w:val="14"/>
      </w:rPr>
      <w:fldChar w:fldCharType="begin"/>
    </w:r>
    <w:r w:rsidRPr="005464BF">
      <w:rPr>
        <w:rFonts w:cs="Arial"/>
        <w:sz w:val="14"/>
        <w:szCs w:val="14"/>
      </w:rPr>
      <w:instrText xml:space="preserve"> NUMPAGES </w:instrText>
    </w:r>
    <w:r w:rsidRPr="005464BF">
      <w:rPr>
        <w:rFonts w:cs="Arial"/>
        <w:sz w:val="14"/>
        <w:szCs w:val="14"/>
      </w:rPr>
      <w:fldChar w:fldCharType="separate"/>
    </w:r>
    <w:r w:rsidR="00071FF3">
      <w:rPr>
        <w:rFonts w:cs="Arial"/>
        <w:noProof/>
        <w:sz w:val="14"/>
        <w:szCs w:val="14"/>
      </w:rPr>
      <w:t>2</w:t>
    </w:r>
    <w:r w:rsidRPr="005464BF">
      <w:rPr>
        <w:rFonts w:cs="Arial"/>
        <w:sz w:val="14"/>
        <w:szCs w:val="14"/>
      </w:rPr>
      <w:fldChar w:fldCharType="end"/>
    </w:r>
    <w:r w:rsidRPr="005464BF">
      <w:rPr>
        <w:rFonts w:cs="Arial"/>
        <w:sz w:val="14"/>
        <w:szCs w:val="14"/>
      </w:rPr>
      <w:tab/>
    </w:r>
  </w:p>
  <w:p w:rsidR="00602EEF" w:rsidRPr="00E3359A" w:rsidRDefault="00E3359A" w:rsidP="00E3359A">
    <w:pPr>
      <w:pStyle w:val="Footer"/>
      <w:spacing w:after="0" w:line="240" w:lineRule="auto"/>
      <w:rPr>
        <w:rFonts w:cs="Arial"/>
      </w:rPr>
    </w:pPr>
    <w:r w:rsidRPr="00E3359A">
      <w:rPr>
        <w:rFonts w:cs="Arial"/>
        <w:color w:val="A6A6A6"/>
        <w:sz w:val="14"/>
        <w:szCs w:val="14"/>
      </w:rPr>
      <w:t>Sci_Y06_U2_SLR_ElectricalCircuits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112C" w:rsidRDefault="0011112C" w:rsidP="00AB207A">
      <w:pPr>
        <w:spacing w:after="0" w:line="240" w:lineRule="auto"/>
      </w:pPr>
      <w:r>
        <w:separator/>
      </w:r>
    </w:p>
  </w:footnote>
  <w:footnote w:type="continuationSeparator" w:id="0">
    <w:p w:rsidR="0011112C" w:rsidRDefault="0011112C" w:rsidP="00AB20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15pt;height:23.15pt" o:bullet="t">
        <v:imagedata r:id="rId1" o:title=""/>
      </v:shape>
    </w:pict>
  </w:numPicBullet>
  <w:abstractNum w:abstractNumId="0">
    <w:nsid w:val="FFFFFF1D"/>
    <w:multiLevelType w:val="multilevel"/>
    <w:tmpl w:val="8C1220B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CFAEA74"/>
    <w:lvl w:ilvl="0">
      <w:start w:val="1"/>
      <w:numFmt w:val="decimal"/>
      <w:lvlText w:val="%1."/>
      <w:lvlJc w:val="left"/>
      <w:pPr>
        <w:tabs>
          <w:tab w:val="num" w:pos="1492"/>
        </w:tabs>
        <w:ind w:left="1492" w:hanging="360"/>
      </w:pPr>
    </w:lvl>
  </w:abstractNum>
  <w:abstractNum w:abstractNumId="2">
    <w:nsid w:val="FFFFFF7D"/>
    <w:multiLevelType w:val="singleLevel"/>
    <w:tmpl w:val="FAB461A0"/>
    <w:lvl w:ilvl="0">
      <w:start w:val="1"/>
      <w:numFmt w:val="decimal"/>
      <w:lvlText w:val="%1."/>
      <w:lvlJc w:val="left"/>
      <w:pPr>
        <w:tabs>
          <w:tab w:val="num" w:pos="1209"/>
        </w:tabs>
        <w:ind w:left="1209" w:hanging="360"/>
      </w:pPr>
    </w:lvl>
  </w:abstractNum>
  <w:abstractNum w:abstractNumId="3">
    <w:nsid w:val="FFFFFF7E"/>
    <w:multiLevelType w:val="singleLevel"/>
    <w:tmpl w:val="69788872"/>
    <w:lvl w:ilvl="0">
      <w:start w:val="1"/>
      <w:numFmt w:val="decimal"/>
      <w:lvlText w:val="%1."/>
      <w:lvlJc w:val="left"/>
      <w:pPr>
        <w:tabs>
          <w:tab w:val="num" w:pos="926"/>
        </w:tabs>
        <w:ind w:left="926" w:hanging="360"/>
      </w:pPr>
    </w:lvl>
  </w:abstractNum>
  <w:abstractNum w:abstractNumId="4">
    <w:nsid w:val="FFFFFF7F"/>
    <w:multiLevelType w:val="singleLevel"/>
    <w:tmpl w:val="EEC47F72"/>
    <w:lvl w:ilvl="0">
      <w:start w:val="1"/>
      <w:numFmt w:val="decimal"/>
      <w:lvlText w:val="%1."/>
      <w:lvlJc w:val="left"/>
      <w:pPr>
        <w:tabs>
          <w:tab w:val="num" w:pos="643"/>
        </w:tabs>
        <w:ind w:left="643" w:hanging="360"/>
      </w:pPr>
    </w:lvl>
  </w:abstractNum>
  <w:abstractNum w:abstractNumId="5">
    <w:nsid w:val="FFFFFF80"/>
    <w:multiLevelType w:val="singleLevel"/>
    <w:tmpl w:val="26B6845E"/>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EF2C1914"/>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FA6EE11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7CB6EB3E"/>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A170E0C2"/>
    <w:lvl w:ilvl="0">
      <w:start w:val="1"/>
      <w:numFmt w:val="decimal"/>
      <w:lvlText w:val="%1."/>
      <w:lvlJc w:val="left"/>
      <w:pPr>
        <w:tabs>
          <w:tab w:val="num" w:pos="360"/>
        </w:tabs>
        <w:ind w:left="360" w:hanging="360"/>
      </w:pPr>
    </w:lvl>
  </w:abstractNum>
  <w:abstractNum w:abstractNumId="10">
    <w:nsid w:val="FFFFFF89"/>
    <w:multiLevelType w:val="singleLevel"/>
    <w:tmpl w:val="6DA61200"/>
    <w:lvl w:ilvl="0">
      <w:start w:val="1"/>
      <w:numFmt w:val="bullet"/>
      <w:lvlText w:val=""/>
      <w:lvlJc w:val="left"/>
      <w:pPr>
        <w:tabs>
          <w:tab w:val="num" w:pos="360"/>
        </w:tabs>
        <w:ind w:left="360" w:hanging="360"/>
      </w:pPr>
      <w:rPr>
        <w:rFonts w:ascii="Symbol" w:hAnsi="Symbol" w:hint="default"/>
      </w:rPr>
    </w:lvl>
  </w:abstractNum>
  <w:abstractNum w:abstractNumId="11">
    <w:nsid w:val="07974BB5"/>
    <w:multiLevelType w:val="hybridMultilevel"/>
    <w:tmpl w:val="5C7A07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BCD7686"/>
    <w:multiLevelType w:val="hybridMultilevel"/>
    <w:tmpl w:val="7C543F8A"/>
    <w:lvl w:ilvl="0" w:tplc="BB44C1BE">
      <w:start w:val="1"/>
      <w:numFmt w:val="bullet"/>
      <w:pStyle w:val="Bullets3p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4472118"/>
    <w:multiLevelType w:val="hybridMultilevel"/>
    <w:tmpl w:val="396E794E"/>
    <w:lvl w:ilvl="0" w:tplc="09BCD112">
      <w:start w:val="1"/>
      <w:numFmt w:val="decimal"/>
      <w:pStyle w:val="Numberedlist0pt"/>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3744E63"/>
    <w:multiLevelType w:val="multilevel"/>
    <w:tmpl w:val="FECA3F80"/>
    <w:lvl w:ilvl="0">
      <w:start w:val="1"/>
      <w:numFmt w:val="bullet"/>
      <w:lvlText w:val=""/>
      <w:lvlJc w:val="left"/>
      <w:pPr>
        <w:ind w:left="1004" w:hanging="360"/>
      </w:pPr>
      <w:rPr>
        <w:rFonts w:ascii="Symbol" w:hAnsi="Symbol" w:hint="default"/>
        <w:sz w:val="22"/>
        <w:szCs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nsid w:val="26F36A4C"/>
    <w:multiLevelType w:val="multilevel"/>
    <w:tmpl w:val="A306C392"/>
    <w:lvl w:ilvl="0">
      <w:start w:val="1"/>
      <w:numFmt w:val="bullet"/>
      <w:lvlText w:val="•"/>
      <w:lvlJc w:val="left"/>
      <w:pPr>
        <w:tabs>
          <w:tab w:val="num" w:pos="0"/>
        </w:tabs>
        <w:ind w:left="284" w:hanging="284"/>
      </w:pPr>
      <w:rPr>
        <w:rFonts w:ascii="Arial" w:hAnsi="Arial" w:hint="default"/>
        <w:b/>
        <w:bCs/>
        <w:i w:val="0"/>
        <w:iCs w:val="0"/>
        <w:sz w:val="12"/>
        <w:szCs w:val="1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nsid w:val="281D09DE"/>
    <w:multiLevelType w:val="multilevel"/>
    <w:tmpl w:val="93ACB228"/>
    <w:lvl w:ilvl="0">
      <w:start w:val="1"/>
      <w:numFmt w:val="bullet"/>
      <w:lvlText w:val="•"/>
      <w:lvlJc w:val="left"/>
      <w:pPr>
        <w:ind w:left="1434" w:hanging="360"/>
      </w:pPr>
      <w:rPr>
        <w:rFonts w:ascii="Arial" w:hAnsi="Arial" w:hint="default"/>
        <w:color w:val="auto"/>
      </w:rPr>
    </w:lvl>
    <w:lvl w:ilvl="1">
      <w:start w:val="1"/>
      <w:numFmt w:val="bullet"/>
      <w:lvlText w:val="o"/>
      <w:lvlJc w:val="left"/>
      <w:pPr>
        <w:ind w:left="1797" w:hanging="360"/>
      </w:pPr>
      <w:rPr>
        <w:rFonts w:ascii="Courier New" w:hAnsi="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hint="default"/>
      </w:rPr>
    </w:lvl>
    <w:lvl w:ilvl="8">
      <w:start w:val="1"/>
      <w:numFmt w:val="bullet"/>
      <w:lvlText w:val=""/>
      <w:lvlJc w:val="left"/>
      <w:pPr>
        <w:ind w:left="6837" w:hanging="360"/>
      </w:pPr>
      <w:rPr>
        <w:rFonts w:ascii="Wingdings" w:hAnsi="Wingdings" w:hint="default"/>
      </w:rPr>
    </w:lvl>
  </w:abstractNum>
  <w:abstractNum w:abstractNumId="21">
    <w:nsid w:val="2D83341C"/>
    <w:multiLevelType w:val="multilevel"/>
    <w:tmpl w:val="A50EAA46"/>
    <w:lvl w:ilvl="0">
      <w:start w:val="1"/>
      <w:numFmt w:val="bullet"/>
      <w:lvlText w:val="•"/>
      <w:lvlJc w:val="left"/>
      <w:pPr>
        <w:tabs>
          <w:tab w:val="num" w:pos="0"/>
        </w:tabs>
        <w:ind w:left="284" w:hanging="284"/>
      </w:pPr>
      <w:rPr>
        <w:rFonts w:ascii="Arial" w:hAnsi="Arial" w:hint="default"/>
        <w:b/>
        <w:i w:val="0"/>
        <w:sz w:val="1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nsid w:val="2E06657E"/>
    <w:multiLevelType w:val="hybridMultilevel"/>
    <w:tmpl w:val="DE76D2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2E4D020D"/>
    <w:multiLevelType w:val="hybridMultilevel"/>
    <w:tmpl w:val="A07E742E"/>
    <w:lvl w:ilvl="0" w:tplc="8932C492">
      <w:start w:val="1"/>
      <w:numFmt w:val="bullet"/>
      <w:pStyle w:val="Bulletindent6p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4">
    <w:nsid w:val="35247461"/>
    <w:multiLevelType w:val="hybridMultilevel"/>
    <w:tmpl w:val="1CC06CF8"/>
    <w:lvl w:ilvl="0" w:tplc="0C090003">
      <w:start w:val="1"/>
      <w:numFmt w:val="bullet"/>
      <w:lvlText w:val="o"/>
      <w:lvlJc w:val="left"/>
      <w:pPr>
        <w:tabs>
          <w:tab w:val="num" w:pos="720"/>
        </w:tabs>
        <w:ind w:left="720" w:hanging="360"/>
      </w:pPr>
      <w:rPr>
        <w:rFonts w:ascii="Courier New" w:hAnsi="Courier New" w:cs="Courier New"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nsid w:val="3AE225E7"/>
    <w:multiLevelType w:val="hybridMultilevel"/>
    <w:tmpl w:val="C8B68276"/>
    <w:lvl w:ilvl="0" w:tplc="79B468C8">
      <w:start w:val="1"/>
      <w:numFmt w:val="bullet"/>
      <w:pStyle w:val="Bullet6p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2894C24"/>
    <w:multiLevelType w:val="hybridMultilevel"/>
    <w:tmpl w:val="EA7A123C"/>
    <w:lvl w:ilvl="0" w:tplc="7764D7FC">
      <w:start w:val="1"/>
      <w:numFmt w:val="decimal"/>
      <w:pStyle w:val="Numberedlist6pt"/>
      <w:lvlText w:val="%1."/>
      <w:lvlJc w:val="left"/>
      <w:pPr>
        <w:ind w:left="1004" w:hanging="360"/>
      </w:pPr>
    </w:lvl>
    <w:lvl w:ilvl="1" w:tplc="0C090019">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28">
    <w:nsid w:val="45312B9E"/>
    <w:multiLevelType w:val="multilevel"/>
    <w:tmpl w:val="F822E1F2"/>
    <w:lvl w:ilvl="0">
      <w:start w:val="1"/>
      <w:numFmt w:val="bullet"/>
      <w:lvlText w:val=""/>
      <w:lvlJc w:val="left"/>
      <w:pPr>
        <w:ind w:left="644" w:hanging="360"/>
      </w:pPr>
      <w:rPr>
        <w:rFonts w:ascii="Symbol" w:hAnsi="Symbol" w:hint="default"/>
        <w:sz w:val="22"/>
        <w:szCs w:val="22"/>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9">
    <w:nsid w:val="549766D8"/>
    <w:multiLevelType w:val="hybridMultilevel"/>
    <w:tmpl w:val="86500DE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5D23500A"/>
    <w:multiLevelType w:val="multilevel"/>
    <w:tmpl w:val="E1B45E80"/>
    <w:lvl w:ilvl="0">
      <w:start w:val="1"/>
      <w:numFmt w:val="bullet"/>
      <w:lvlText w:val="•"/>
      <w:lvlJc w:val="left"/>
      <w:pPr>
        <w:tabs>
          <w:tab w:val="num" w:pos="0"/>
        </w:tabs>
        <w:ind w:left="284" w:hanging="284"/>
      </w:pPr>
      <w:rPr>
        <w:rFonts w:ascii="Arial Bold" w:hAnsi="Arial Bold" w:hint="default"/>
        <w:b/>
        <w:bCs/>
        <w:i w:val="0"/>
        <w:iCs w:val="0"/>
        <w:sz w:val="22"/>
        <w:szCs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5E8F5D2B"/>
    <w:multiLevelType w:val="hybridMultilevel"/>
    <w:tmpl w:val="04CA253A"/>
    <w:lvl w:ilvl="0" w:tplc="F08A835C">
      <w:numFmt w:val="bullet"/>
      <w:lvlText w:val="—"/>
      <w:lvlJc w:val="left"/>
      <w:pPr>
        <w:ind w:left="720" w:hanging="360"/>
      </w:pPr>
      <w:rPr>
        <w:rFonts w:ascii="Calibri" w:eastAsia="SimSu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60C83618"/>
    <w:multiLevelType w:val="hybridMultilevel"/>
    <w:tmpl w:val="F34A09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679222FC"/>
    <w:multiLevelType w:val="hybridMultilevel"/>
    <w:tmpl w:val="89FC3140"/>
    <w:lvl w:ilvl="0" w:tplc="DE643506">
      <w:start w:val="1"/>
      <w:numFmt w:val="bullet"/>
      <w:lvlText w:val="o"/>
      <w:lvlJc w:val="left"/>
      <w:pPr>
        <w:ind w:left="785" w:hanging="360"/>
      </w:pPr>
      <w:rPr>
        <w:rFonts w:ascii="Courier New" w:hAnsi="Courier New" w:cs="Times New Roman" w:hint="default"/>
        <w:sz w:val="16"/>
      </w:rPr>
    </w:lvl>
    <w:lvl w:ilvl="1" w:tplc="0C090003">
      <w:start w:val="1"/>
      <w:numFmt w:val="bullet"/>
      <w:lvlText w:val="o"/>
      <w:lvlJc w:val="left"/>
      <w:pPr>
        <w:ind w:left="1505" w:hanging="360"/>
      </w:pPr>
      <w:rPr>
        <w:rFonts w:ascii="Courier New" w:hAnsi="Courier New" w:cs="Times New Roman" w:hint="default"/>
      </w:rPr>
    </w:lvl>
    <w:lvl w:ilvl="2" w:tplc="0C090005">
      <w:start w:val="1"/>
      <w:numFmt w:val="bullet"/>
      <w:lvlText w:val=""/>
      <w:lvlJc w:val="left"/>
      <w:pPr>
        <w:ind w:left="2225" w:hanging="360"/>
      </w:pPr>
      <w:rPr>
        <w:rFonts w:ascii="Wingdings" w:hAnsi="Wingdings" w:hint="default"/>
      </w:rPr>
    </w:lvl>
    <w:lvl w:ilvl="3" w:tplc="0C090001">
      <w:start w:val="1"/>
      <w:numFmt w:val="bullet"/>
      <w:lvlText w:val=""/>
      <w:lvlJc w:val="left"/>
      <w:pPr>
        <w:ind w:left="2945" w:hanging="360"/>
      </w:pPr>
      <w:rPr>
        <w:rFonts w:ascii="Symbol" w:hAnsi="Symbol" w:hint="default"/>
      </w:rPr>
    </w:lvl>
    <w:lvl w:ilvl="4" w:tplc="0C090003">
      <w:start w:val="1"/>
      <w:numFmt w:val="bullet"/>
      <w:lvlText w:val="o"/>
      <w:lvlJc w:val="left"/>
      <w:pPr>
        <w:ind w:left="3665" w:hanging="360"/>
      </w:pPr>
      <w:rPr>
        <w:rFonts w:ascii="Courier New" w:hAnsi="Courier New" w:cs="Times New Roman" w:hint="default"/>
      </w:rPr>
    </w:lvl>
    <w:lvl w:ilvl="5" w:tplc="0C090005">
      <w:start w:val="1"/>
      <w:numFmt w:val="bullet"/>
      <w:lvlText w:val=""/>
      <w:lvlJc w:val="left"/>
      <w:pPr>
        <w:ind w:left="4385" w:hanging="360"/>
      </w:pPr>
      <w:rPr>
        <w:rFonts w:ascii="Wingdings" w:hAnsi="Wingdings" w:hint="default"/>
      </w:rPr>
    </w:lvl>
    <w:lvl w:ilvl="6" w:tplc="0C090001">
      <w:start w:val="1"/>
      <w:numFmt w:val="bullet"/>
      <w:lvlText w:val=""/>
      <w:lvlJc w:val="left"/>
      <w:pPr>
        <w:ind w:left="5105" w:hanging="360"/>
      </w:pPr>
      <w:rPr>
        <w:rFonts w:ascii="Symbol" w:hAnsi="Symbol" w:hint="default"/>
      </w:rPr>
    </w:lvl>
    <w:lvl w:ilvl="7" w:tplc="0C090003">
      <w:start w:val="1"/>
      <w:numFmt w:val="bullet"/>
      <w:lvlText w:val="o"/>
      <w:lvlJc w:val="left"/>
      <w:pPr>
        <w:ind w:left="5825" w:hanging="360"/>
      </w:pPr>
      <w:rPr>
        <w:rFonts w:ascii="Courier New" w:hAnsi="Courier New" w:cs="Times New Roman" w:hint="default"/>
      </w:rPr>
    </w:lvl>
    <w:lvl w:ilvl="8" w:tplc="0C090005">
      <w:start w:val="1"/>
      <w:numFmt w:val="bullet"/>
      <w:lvlText w:val=""/>
      <w:lvlJc w:val="left"/>
      <w:pPr>
        <w:ind w:left="6545" w:hanging="360"/>
      </w:pPr>
      <w:rPr>
        <w:rFonts w:ascii="Wingdings" w:hAnsi="Wingdings" w:hint="default"/>
      </w:rPr>
    </w:lvl>
  </w:abstractNum>
  <w:abstractNum w:abstractNumId="35">
    <w:nsid w:val="6F042D59"/>
    <w:multiLevelType w:val="hybridMultilevel"/>
    <w:tmpl w:val="D06EB4AC"/>
    <w:lvl w:ilvl="0" w:tplc="9D4C0666">
      <w:start w:val="1"/>
      <w:numFmt w:val="decimal"/>
      <w:pStyle w:val="Numberedlist12pt"/>
      <w:lvlText w:val="%1."/>
      <w:lvlJc w:val="left"/>
      <w:pPr>
        <w:ind w:left="644" w:hanging="360"/>
      </w:pPr>
      <w:rPr>
        <w:rFonts w:hint="default"/>
      </w:rPr>
    </w:lvl>
    <w:lvl w:ilvl="1" w:tplc="0C090019">
      <w:start w:val="1"/>
      <w:numFmt w:val="lowerLetter"/>
      <w:lvlText w:val="%2."/>
      <w:lvlJc w:val="left"/>
      <w:pPr>
        <w:ind w:left="1721" w:hanging="360"/>
      </w:pPr>
    </w:lvl>
    <w:lvl w:ilvl="2" w:tplc="0C09001B" w:tentative="1">
      <w:start w:val="1"/>
      <w:numFmt w:val="lowerRoman"/>
      <w:lvlText w:val="%3."/>
      <w:lvlJc w:val="right"/>
      <w:pPr>
        <w:ind w:left="2441" w:hanging="180"/>
      </w:pPr>
    </w:lvl>
    <w:lvl w:ilvl="3" w:tplc="0C09000F" w:tentative="1">
      <w:start w:val="1"/>
      <w:numFmt w:val="decimal"/>
      <w:lvlText w:val="%4."/>
      <w:lvlJc w:val="left"/>
      <w:pPr>
        <w:ind w:left="3161" w:hanging="360"/>
      </w:pPr>
    </w:lvl>
    <w:lvl w:ilvl="4" w:tplc="0C090019" w:tentative="1">
      <w:start w:val="1"/>
      <w:numFmt w:val="lowerLetter"/>
      <w:lvlText w:val="%5."/>
      <w:lvlJc w:val="left"/>
      <w:pPr>
        <w:ind w:left="3881" w:hanging="360"/>
      </w:pPr>
    </w:lvl>
    <w:lvl w:ilvl="5" w:tplc="0C09001B" w:tentative="1">
      <w:start w:val="1"/>
      <w:numFmt w:val="lowerRoman"/>
      <w:lvlText w:val="%6."/>
      <w:lvlJc w:val="right"/>
      <w:pPr>
        <w:ind w:left="4601" w:hanging="180"/>
      </w:pPr>
    </w:lvl>
    <w:lvl w:ilvl="6" w:tplc="0C09000F" w:tentative="1">
      <w:start w:val="1"/>
      <w:numFmt w:val="decimal"/>
      <w:lvlText w:val="%7."/>
      <w:lvlJc w:val="left"/>
      <w:pPr>
        <w:ind w:left="5321" w:hanging="360"/>
      </w:pPr>
    </w:lvl>
    <w:lvl w:ilvl="7" w:tplc="0C090019" w:tentative="1">
      <w:start w:val="1"/>
      <w:numFmt w:val="lowerLetter"/>
      <w:lvlText w:val="%8."/>
      <w:lvlJc w:val="left"/>
      <w:pPr>
        <w:ind w:left="6041" w:hanging="360"/>
      </w:pPr>
    </w:lvl>
    <w:lvl w:ilvl="8" w:tplc="0C09001B" w:tentative="1">
      <w:start w:val="1"/>
      <w:numFmt w:val="lowerRoman"/>
      <w:lvlText w:val="%9."/>
      <w:lvlJc w:val="right"/>
      <w:pPr>
        <w:ind w:left="6761" w:hanging="180"/>
      </w:pPr>
    </w:lvl>
  </w:abstractNum>
  <w:abstractNum w:abstractNumId="36">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77000C08"/>
    <w:multiLevelType w:val="hybridMultilevel"/>
    <w:tmpl w:val="7B201800"/>
    <w:lvl w:ilvl="0" w:tplc="54C69F08">
      <w:start w:val="1"/>
      <w:numFmt w:val="bullet"/>
      <w:pStyle w:val="Bullet12p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8">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9">
    <w:nsid w:val="7AAB327A"/>
    <w:multiLevelType w:val="hybridMultilevel"/>
    <w:tmpl w:val="F1C480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D10116F"/>
    <w:multiLevelType w:val="hybridMultilevel"/>
    <w:tmpl w:val="F822E1F2"/>
    <w:lvl w:ilvl="0" w:tplc="2B5814D8">
      <w:start w:val="1"/>
      <w:numFmt w:val="bullet"/>
      <w:lvlText w:val=""/>
      <w:lvlJc w:val="left"/>
      <w:pPr>
        <w:ind w:left="644"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E54401E"/>
    <w:multiLevelType w:val="hybridMultilevel"/>
    <w:tmpl w:val="FECA3F80"/>
    <w:lvl w:ilvl="0" w:tplc="2B5814D8">
      <w:start w:val="1"/>
      <w:numFmt w:val="bullet"/>
      <w:lvlText w:val=""/>
      <w:lvlJc w:val="left"/>
      <w:pPr>
        <w:ind w:left="1004"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42"/>
  </w:num>
  <w:num w:numId="3">
    <w:abstractNumId w:val="13"/>
  </w:num>
  <w:num w:numId="4">
    <w:abstractNumId w:val="37"/>
  </w:num>
  <w:num w:numId="5">
    <w:abstractNumId w:val="13"/>
  </w:num>
  <w:num w:numId="6">
    <w:abstractNumId w:val="23"/>
  </w:num>
  <w:num w:numId="7">
    <w:abstractNumId w:val="18"/>
  </w:num>
  <w:num w:numId="8">
    <w:abstractNumId w:val="42"/>
  </w:num>
  <w:num w:numId="9">
    <w:abstractNumId w:val="42"/>
  </w:num>
  <w:num w:numId="10">
    <w:abstractNumId w:val="42"/>
  </w:num>
  <w:num w:numId="11">
    <w:abstractNumId w:val="42"/>
  </w:num>
  <w:num w:numId="12">
    <w:abstractNumId w:val="42"/>
  </w:num>
  <w:num w:numId="13">
    <w:abstractNumId w:val="12"/>
  </w:num>
  <w:num w:numId="14">
    <w:abstractNumId w:val="26"/>
  </w:num>
  <w:num w:numId="15">
    <w:abstractNumId w:val="14"/>
  </w:num>
  <w:num w:numId="16">
    <w:abstractNumId w:val="31"/>
  </w:num>
  <w:num w:numId="17">
    <w:abstractNumId w:val="36"/>
  </w:num>
  <w:num w:numId="18">
    <w:abstractNumId w:val="17"/>
  </w:num>
  <w:num w:numId="19">
    <w:abstractNumId w:val="38"/>
  </w:num>
  <w:num w:numId="20">
    <w:abstractNumId w:val="26"/>
  </w:num>
  <w:num w:numId="21">
    <w:abstractNumId w:val="34"/>
  </w:num>
  <w:num w:numId="22">
    <w:abstractNumId w:val="32"/>
  </w:num>
  <w:num w:numId="23">
    <w:abstractNumId w:val="10"/>
  </w:num>
  <w:num w:numId="24">
    <w:abstractNumId w:val="8"/>
  </w:num>
  <w:num w:numId="25">
    <w:abstractNumId w:val="7"/>
  </w:num>
  <w:num w:numId="26">
    <w:abstractNumId w:val="6"/>
  </w:num>
  <w:num w:numId="27">
    <w:abstractNumId w:val="5"/>
  </w:num>
  <w:num w:numId="28">
    <w:abstractNumId w:val="9"/>
  </w:num>
  <w:num w:numId="29">
    <w:abstractNumId w:val="4"/>
  </w:num>
  <w:num w:numId="30">
    <w:abstractNumId w:val="3"/>
  </w:num>
  <w:num w:numId="31">
    <w:abstractNumId w:val="2"/>
  </w:num>
  <w:num w:numId="32">
    <w:abstractNumId w:val="1"/>
  </w:num>
  <w:num w:numId="33">
    <w:abstractNumId w:val="0"/>
  </w:num>
  <w:num w:numId="34">
    <w:abstractNumId w:val="21"/>
  </w:num>
  <w:num w:numId="35">
    <w:abstractNumId w:val="19"/>
  </w:num>
  <w:num w:numId="36">
    <w:abstractNumId w:val="20"/>
  </w:num>
  <w:num w:numId="37">
    <w:abstractNumId w:val="30"/>
  </w:num>
  <w:num w:numId="38">
    <w:abstractNumId w:val="41"/>
  </w:num>
  <w:num w:numId="39">
    <w:abstractNumId w:val="16"/>
  </w:num>
  <w:num w:numId="40">
    <w:abstractNumId w:val="40"/>
  </w:num>
  <w:num w:numId="41">
    <w:abstractNumId w:val="28"/>
  </w:num>
  <w:num w:numId="42">
    <w:abstractNumId w:val="15"/>
  </w:num>
  <w:num w:numId="43">
    <w:abstractNumId w:val="35"/>
  </w:num>
  <w:num w:numId="44">
    <w:abstractNumId w:val="27"/>
  </w:num>
  <w:num w:numId="45">
    <w:abstractNumId w:val="24"/>
  </w:num>
  <w:num w:numId="46">
    <w:abstractNumId w:val="39"/>
  </w:num>
  <w:num w:numId="47">
    <w:abstractNumId w:val="33"/>
  </w:num>
  <w:num w:numId="48">
    <w:abstractNumId w:val="11"/>
  </w:num>
  <w:num w:numId="49">
    <w:abstractNumId w:val="22"/>
  </w:num>
  <w:num w:numId="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F9B"/>
    <w:rsid w:val="000043C9"/>
    <w:rsid w:val="00010D81"/>
    <w:rsid w:val="00014372"/>
    <w:rsid w:val="0002668A"/>
    <w:rsid w:val="000330CA"/>
    <w:rsid w:val="00036ADC"/>
    <w:rsid w:val="0003728A"/>
    <w:rsid w:val="0004244A"/>
    <w:rsid w:val="000457E5"/>
    <w:rsid w:val="00047FAF"/>
    <w:rsid w:val="000560D4"/>
    <w:rsid w:val="0006305E"/>
    <w:rsid w:val="00065792"/>
    <w:rsid w:val="00071FF3"/>
    <w:rsid w:val="00075FF0"/>
    <w:rsid w:val="00076E27"/>
    <w:rsid w:val="00085148"/>
    <w:rsid w:val="00085B4B"/>
    <w:rsid w:val="00092BCD"/>
    <w:rsid w:val="000933CF"/>
    <w:rsid w:val="00096F3B"/>
    <w:rsid w:val="000B0FB2"/>
    <w:rsid w:val="000B1168"/>
    <w:rsid w:val="000B1CA8"/>
    <w:rsid w:val="000C0B57"/>
    <w:rsid w:val="000C14AA"/>
    <w:rsid w:val="000C5A76"/>
    <w:rsid w:val="000F122C"/>
    <w:rsid w:val="0011112C"/>
    <w:rsid w:val="001123E3"/>
    <w:rsid w:val="00121266"/>
    <w:rsid w:val="001220CD"/>
    <w:rsid w:val="001361FC"/>
    <w:rsid w:val="0014230D"/>
    <w:rsid w:val="00151DD2"/>
    <w:rsid w:val="00172FE3"/>
    <w:rsid w:val="00191EF3"/>
    <w:rsid w:val="001A0A04"/>
    <w:rsid w:val="001A1DE5"/>
    <w:rsid w:val="001A2DF8"/>
    <w:rsid w:val="001A7D62"/>
    <w:rsid w:val="001B0927"/>
    <w:rsid w:val="001D21B2"/>
    <w:rsid w:val="00201A2E"/>
    <w:rsid w:val="00203D7B"/>
    <w:rsid w:val="00216B4B"/>
    <w:rsid w:val="002209EC"/>
    <w:rsid w:val="00223A18"/>
    <w:rsid w:val="0023638E"/>
    <w:rsid w:val="002559EE"/>
    <w:rsid w:val="002668FF"/>
    <w:rsid w:val="0027370E"/>
    <w:rsid w:val="002934C7"/>
    <w:rsid w:val="0029449D"/>
    <w:rsid w:val="002A1F9A"/>
    <w:rsid w:val="002A62AD"/>
    <w:rsid w:val="002A76BF"/>
    <w:rsid w:val="002B2A8B"/>
    <w:rsid w:val="002C4FC6"/>
    <w:rsid w:val="002C5F8A"/>
    <w:rsid w:val="002C6F4C"/>
    <w:rsid w:val="002C7DFE"/>
    <w:rsid w:val="002D6522"/>
    <w:rsid w:val="002E2581"/>
    <w:rsid w:val="002E2E83"/>
    <w:rsid w:val="002F64A5"/>
    <w:rsid w:val="00303764"/>
    <w:rsid w:val="00311AFF"/>
    <w:rsid w:val="00322CE7"/>
    <w:rsid w:val="0038086A"/>
    <w:rsid w:val="003A0B1C"/>
    <w:rsid w:val="003A2435"/>
    <w:rsid w:val="003E0548"/>
    <w:rsid w:val="0040384A"/>
    <w:rsid w:val="00427F27"/>
    <w:rsid w:val="00431142"/>
    <w:rsid w:val="00433F3D"/>
    <w:rsid w:val="00444D6B"/>
    <w:rsid w:val="004465FA"/>
    <w:rsid w:val="00456DFD"/>
    <w:rsid w:val="0045795B"/>
    <w:rsid w:val="004622D2"/>
    <w:rsid w:val="00463029"/>
    <w:rsid w:val="004709D8"/>
    <w:rsid w:val="004910A9"/>
    <w:rsid w:val="004A6937"/>
    <w:rsid w:val="004D3D1B"/>
    <w:rsid w:val="004D42B9"/>
    <w:rsid w:val="004D7702"/>
    <w:rsid w:val="004E1841"/>
    <w:rsid w:val="004E240F"/>
    <w:rsid w:val="004E3471"/>
    <w:rsid w:val="004F0978"/>
    <w:rsid w:val="004F0C0E"/>
    <w:rsid w:val="0050063A"/>
    <w:rsid w:val="00501090"/>
    <w:rsid w:val="00505D37"/>
    <w:rsid w:val="00510F18"/>
    <w:rsid w:val="00536D7A"/>
    <w:rsid w:val="00544F61"/>
    <w:rsid w:val="005506DE"/>
    <w:rsid w:val="005626ED"/>
    <w:rsid w:val="005641C9"/>
    <w:rsid w:val="0056792A"/>
    <w:rsid w:val="00573011"/>
    <w:rsid w:val="00582381"/>
    <w:rsid w:val="00590BDD"/>
    <w:rsid w:val="00594947"/>
    <w:rsid w:val="005A0AF1"/>
    <w:rsid w:val="005A177A"/>
    <w:rsid w:val="005B2920"/>
    <w:rsid w:val="005D2ADF"/>
    <w:rsid w:val="005D7239"/>
    <w:rsid w:val="005F36E1"/>
    <w:rsid w:val="00602EEF"/>
    <w:rsid w:val="00631FAA"/>
    <w:rsid w:val="00637FAB"/>
    <w:rsid w:val="006460FA"/>
    <w:rsid w:val="006472E7"/>
    <w:rsid w:val="00651946"/>
    <w:rsid w:val="00656BE2"/>
    <w:rsid w:val="006578D8"/>
    <w:rsid w:val="0066340C"/>
    <w:rsid w:val="006738D6"/>
    <w:rsid w:val="00683707"/>
    <w:rsid w:val="00683B5B"/>
    <w:rsid w:val="006869CD"/>
    <w:rsid w:val="006929FB"/>
    <w:rsid w:val="00692EFB"/>
    <w:rsid w:val="00695682"/>
    <w:rsid w:val="006A0E33"/>
    <w:rsid w:val="006C7384"/>
    <w:rsid w:val="006D2620"/>
    <w:rsid w:val="006F45C6"/>
    <w:rsid w:val="006F4CC6"/>
    <w:rsid w:val="006F635F"/>
    <w:rsid w:val="007039F2"/>
    <w:rsid w:val="0070738B"/>
    <w:rsid w:val="007300F6"/>
    <w:rsid w:val="00732357"/>
    <w:rsid w:val="00741ED9"/>
    <w:rsid w:val="007715FC"/>
    <w:rsid w:val="0077377B"/>
    <w:rsid w:val="00785E10"/>
    <w:rsid w:val="00787C27"/>
    <w:rsid w:val="007A31C0"/>
    <w:rsid w:val="007A3BFF"/>
    <w:rsid w:val="007A3E55"/>
    <w:rsid w:val="007B36D9"/>
    <w:rsid w:val="007B530F"/>
    <w:rsid w:val="007B7C40"/>
    <w:rsid w:val="007C026D"/>
    <w:rsid w:val="007C1695"/>
    <w:rsid w:val="007D59FD"/>
    <w:rsid w:val="007D5E14"/>
    <w:rsid w:val="007D5F6F"/>
    <w:rsid w:val="007E06A2"/>
    <w:rsid w:val="007F6C4F"/>
    <w:rsid w:val="00814BAE"/>
    <w:rsid w:val="008152AE"/>
    <w:rsid w:val="00820EFE"/>
    <w:rsid w:val="00826079"/>
    <w:rsid w:val="00844EDA"/>
    <w:rsid w:val="008454AC"/>
    <w:rsid w:val="00853014"/>
    <w:rsid w:val="00861EA1"/>
    <w:rsid w:val="00877525"/>
    <w:rsid w:val="00882938"/>
    <w:rsid w:val="0088394E"/>
    <w:rsid w:val="00886446"/>
    <w:rsid w:val="00891FB6"/>
    <w:rsid w:val="0089609E"/>
    <w:rsid w:val="00896735"/>
    <w:rsid w:val="008C1A7E"/>
    <w:rsid w:val="008D4D5F"/>
    <w:rsid w:val="008F79EE"/>
    <w:rsid w:val="009001D1"/>
    <w:rsid w:val="00910595"/>
    <w:rsid w:val="00912277"/>
    <w:rsid w:val="00943194"/>
    <w:rsid w:val="00945E77"/>
    <w:rsid w:val="00967E6B"/>
    <w:rsid w:val="0097221D"/>
    <w:rsid w:val="00980704"/>
    <w:rsid w:val="00980E10"/>
    <w:rsid w:val="0098369A"/>
    <w:rsid w:val="009918D4"/>
    <w:rsid w:val="00993676"/>
    <w:rsid w:val="00994044"/>
    <w:rsid w:val="009D181F"/>
    <w:rsid w:val="009D6001"/>
    <w:rsid w:val="009E6204"/>
    <w:rsid w:val="009F0188"/>
    <w:rsid w:val="009F58E1"/>
    <w:rsid w:val="00A048D9"/>
    <w:rsid w:val="00A07098"/>
    <w:rsid w:val="00A14A97"/>
    <w:rsid w:val="00A20807"/>
    <w:rsid w:val="00A2223A"/>
    <w:rsid w:val="00A30A79"/>
    <w:rsid w:val="00A33A6C"/>
    <w:rsid w:val="00A42C6B"/>
    <w:rsid w:val="00A4333D"/>
    <w:rsid w:val="00A504B1"/>
    <w:rsid w:val="00A56C81"/>
    <w:rsid w:val="00A64CBB"/>
    <w:rsid w:val="00A711E2"/>
    <w:rsid w:val="00A770E9"/>
    <w:rsid w:val="00A77122"/>
    <w:rsid w:val="00A808B6"/>
    <w:rsid w:val="00A81BD4"/>
    <w:rsid w:val="00A962F6"/>
    <w:rsid w:val="00AA1BEA"/>
    <w:rsid w:val="00AA5AD0"/>
    <w:rsid w:val="00AA5EFE"/>
    <w:rsid w:val="00AB207A"/>
    <w:rsid w:val="00AB268E"/>
    <w:rsid w:val="00AC1603"/>
    <w:rsid w:val="00AD2660"/>
    <w:rsid w:val="00AD29A0"/>
    <w:rsid w:val="00AD50B5"/>
    <w:rsid w:val="00AF457F"/>
    <w:rsid w:val="00B04203"/>
    <w:rsid w:val="00B0543F"/>
    <w:rsid w:val="00B302BE"/>
    <w:rsid w:val="00B33324"/>
    <w:rsid w:val="00B3446B"/>
    <w:rsid w:val="00B4363F"/>
    <w:rsid w:val="00B44CA6"/>
    <w:rsid w:val="00B46AD5"/>
    <w:rsid w:val="00B473FD"/>
    <w:rsid w:val="00B555A3"/>
    <w:rsid w:val="00B65009"/>
    <w:rsid w:val="00B73328"/>
    <w:rsid w:val="00BA283F"/>
    <w:rsid w:val="00BA6747"/>
    <w:rsid w:val="00BB590E"/>
    <w:rsid w:val="00BC056E"/>
    <w:rsid w:val="00BC4877"/>
    <w:rsid w:val="00BC6497"/>
    <w:rsid w:val="00BC72CD"/>
    <w:rsid w:val="00BE2129"/>
    <w:rsid w:val="00BE3267"/>
    <w:rsid w:val="00BE3497"/>
    <w:rsid w:val="00BF015A"/>
    <w:rsid w:val="00C0139F"/>
    <w:rsid w:val="00C16EDF"/>
    <w:rsid w:val="00C33734"/>
    <w:rsid w:val="00C34662"/>
    <w:rsid w:val="00C45601"/>
    <w:rsid w:val="00C52257"/>
    <w:rsid w:val="00C71E67"/>
    <w:rsid w:val="00C748F7"/>
    <w:rsid w:val="00C8384B"/>
    <w:rsid w:val="00C866CB"/>
    <w:rsid w:val="00CA4508"/>
    <w:rsid w:val="00CB1CD6"/>
    <w:rsid w:val="00CB3996"/>
    <w:rsid w:val="00CC6158"/>
    <w:rsid w:val="00CE71F8"/>
    <w:rsid w:val="00D10787"/>
    <w:rsid w:val="00D21F9B"/>
    <w:rsid w:val="00D2500D"/>
    <w:rsid w:val="00D319E6"/>
    <w:rsid w:val="00D44937"/>
    <w:rsid w:val="00D47231"/>
    <w:rsid w:val="00D541EA"/>
    <w:rsid w:val="00D55650"/>
    <w:rsid w:val="00D63F1A"/>
    <w:rsid w:val="00D879A4"/>
    <w:rsid w:val="00D90F05"/>
    <w:rsid w:val="00D915D2"/>
    <w:rsid w:val="00D97FC0"/>
    <w:rsid w:val="00DA3950"/>
    <w:rsid w:val="00DB268B"/>
    <w:rsid w:val="00DB4B5B"/>
    <w:rsid w:val="00DB52EF"/>
    <w:rsid w:val="00DB567B"/>
    <w:rsid w:val="00DB7815"/>
    <w:rsid w:val="00DC6925"/>
    <w:rsid w:val="00DE1977"/>
    <w:rsid w:val="00DE45CC"/>
    <w:rsid w:val="00DF334B"/>
    <w:rsid w:val="00DF4330"/>
    <w:rsid w:val="00E01FE6"/>
    <w:rsid w:val="00E02D5E"/>
    <w:rsid w:val="00E3359A"/>
    <w:rsid w:val="00E37054"/>
    <w:rsid w:val="00E412F2"/>
    <w:rsid w:val="00E47D4C"/>
    <w:rsid w:val="00E54BB3"/>
    <w:rsid w:val="00E6229A"/>
    <w:rsid w:val="00E71264"/>
    <w:rsid w:val="00E84EBD"/>
    <w:rsid w:val="00E908A8"/>
    <w:rsid w:val="00EA45B7"/>
    <w:rsid w:val="00EA7EDB"/>
    <w:rsid w:val="00EB1A2C"/>
    <w:rsid w:val="00EB57D5"/>
    <w:rsid w:val="00EC6148"/>
    <w:rsid w:val="00F032FE"/>
    <w:rsid w:val="00F30793"/>
    <w:rsid w:val="00F767E7"/>
    <w:rsid w:val="00F873DA"/>
    <w:rsid w:val="00FB5A8F"/>
    <w:rsid w:val="00FC3E1E"/>
    <w:rsid w:val="00FC7061"/>
    <w:rsid w:val="00FE036C"/>
    <w:rsid w:val="00FE67A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153D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9"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EA1"/>
    <w:pPr>
      <w:spacing w:after="200" w:line="276" w:lineRule="auto"/>
    </w:pPr>
    <w:rPr>
      <w:rFonts w:ascii="Arial" w:hAnsi="Arial"/>
      <w:sz w:val="22"/>
      <w:szCs w:val="22"/>
    </w:rPr>
  </w:style>
  <w:style w:type="paragraph" w:styleId="Heading1">
    <w:name w:val="heading 1"/>
    <w:link w:val="Heading1Char"/>
    <w:uiPriority w:val="99"/>
    <w:qFormat/>
    <w:rsid w:val="00E47D4C"/>
    <w:pPr>
      <w:spacing w:after="240" w:line="300" w:lineRule="atLeast"/>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locked/>
    <w:rsid w:val="00A64C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locked/>
    <w:rsid w:val="00C52257"/>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paragraph" w:styleId="Heading5">
    <w:name w:val="heading 5"/>
    <w:basedOn w:val="Normal"/>
    <w:next w:val="Normal"/>
    <w:link w:val="Heading5Char"/>
    <w:unhideWhenUsed/>
    <w:qFormat/>
    <w:locked/>
    <w:rsid w:val="009F58E1"/>
    <w:pPr>
      <w:keepNext/>
      <w:keepLines/>
      <w:spacing w:before="200" w:after="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47D4C"/>
    <w:rPr>
      <w:rFonts w:ascii="Arial" w:hAnsi="Arial" w:cs="Arial"/>
      <w:b/>
      <w:sz w:val="32"/>
      <w:szCs w:val="32"/>
    </w:rPr>
  </w:style>
  <w:style w:type="character" w:customStyle="1" w:styleId="Heading4Char">
    <w:name w:val="Heading 4 Char"/>
    <w:link w:val="Heading4"/>
    <w:uiPriority w:val="99"/>
    <w:locked/>
    <w:rsid w:val="000933CF"/>
    <w:rPr>
      <w:rFonts w:eastAsia="SimSun"/>
      <w:b/>
      <w:sz w:val="28"/>
      <w:lang w:eastAsia="en-US"/>
    </w:rPr>
  </w:style>
  <w:style w:type="paragraph" w:customStyle="1" w:styleId="C2CBanner">
    <w:name w:val="C2C Banner"/>
    <w:basedOn w:val="Normal"/>
    <w:link w:val="C2CBannerChar"/>
    <w:autoRedefine/>
    <w:uiPriority w:val="99"/>
    <w:rsid w:val="0056792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CHeading1">
    <w:name w:val="C2C Heading 1"/>
    <w:basedOn w:val="Heading1"/>
    <w:uiPriority w:val="99"/>
    <w:rsid w:val="000933CF"/>
    <w:pPr>
      <w:shd w:val="clear" w:color="auto" w:fill="3288FF"/>
      <w:spacing w:before="60" w:line="240" w:lineRule="auto"/>
    </w:pPr>
    <w:rPr>
      <w:color w:val="FFFFFF"/>
      <w:sz w:val="28"/>
    </w:rPr>
  </w:style>
  <w:style w:type="paragraph" w:customStyle="1" w:styleId="Bodytext0pt">
    <w:name w:val="Body text 0pt"/>
    <w:uiPriority w:val="99"/>
    <w:rsid w:val="00E47D4C"/>
    <w:pPr>
      <w:spacing w:line="300" w:lineRule="atLeast"/>
    </w:pPr>
    <w:rPr>
      <w:rFonts w:ascii="Arial" w:hAnsi="Arial"/>
      <w:sz w:val="22"/>
      <w:szCs w:val="24"/>
      <w:lang w:eastAsia="en-US"/>
    </w:rPr>
  </w:style>
  <w:style w:type="paragraph" w:customStyle="1" w:styleId="Bullet6pt">
    <w:name w:val="Bullet 6pt"/>
    <w:basedOn w:val="Normal"/>
    <w:uiPriority w:val="99"/>
    <w:rsid w:val="001123E3"/>
    <w:pPr>
      <w:numPr>
        <w:numId w:val="1"/>
      </w:numPr>
      <w:spacing w:after="120" w:line="240" w:lineRule="auto"/>
    </w:pPr>
    <w:rPr>
      <w:lang w:eastAsia="en-US"/>
    </w:rPr>
  </w:style>
  <w:style w:type="paragraph" w:customStyle="1" w:styleId="Bullets0pt">
    <w:name w:val="Bullets 0pt"/>
    <w:basedOn w:val="Bullet6pt"/>
    <w:uiPriority w:val="99"/>
    <w:rsid w:val="000933CF"/>
    <w:pPr>
      <w:spacing w:after="0"/>
    </w:pPr>
  </w:style>
  <w:style w:type="paragraph" w:customStyle="1" w:styleId="Bodytext6pt">
    <w:name w:val="Body text 6pt"/>
    <w:link w:val="Bodytext6ptChar"/>
    <w:uiPriority w:val="99"/>
    <w:rsid w:val="00E47D4C"/>
    <w:pPr>
      <w:spacing w:after="120" w:line="300" w:lineRule="atLeast"/>
    </w:pPr>
    <w:rPr>
      <w:rFonts w:ascii="Arial" w:hAnsi="Arial"/>
      <w:sz w:val="22"/>
      <w:szCs w:val="24"/>
      <w:lang w:eastAsia="en-US"/>
    </w:rPr>
  </w:style>
  <w:style w:type="character" w:customStyle="1" w:styleId="Bodytext6ptChar">
    <w:name w:val="Body text 6pt Char"/>
    <w:link w:val="Bodytext6pt"/>
    <w:uiPriority w:val="99"/>
    <w:locked/>
    <w:rsid w:val="00E47D4C"/>
    <w:rPr>
      <w:rFonts w:ascii="Arial" w:hAnsi="Arial"/>
      <w:szCs w:val="24"/>
      <w:lang w:eastAsia="en-US"/>
    </w:rPr>
  </w:style>
  <w:style w:type="paragraph" w:customStyle="1" w:styleId="Bullets3pt">
    <w:name w:val="Bullets 3pt"/>
    <w:basedOn w:val="Normal"/>
    <w:uiPriority w:val="99"/>
    <w:rsid w:val="000933CF"/>
    <w:pPr>
      <w:numPr>
        <w:numId w:val="3"/>
      </w:numPr>
      <w:spacing w:after="60" w:line="300" w:lineRule="atLeast"/>
    </w:pPr>
  </w:style>
  <w:style w:type="paragraph" w:customStyle="1" w:styleId="Bulletssub3pt">
    <w:name w:val="Bullets sub 3pt"/>
    <w:basedOn w:val="Bullets3pt"/>
    <w:uiPriority w:val="99"/>
    <w:rsid w:val="000933CF"/>
    <w:pPr>
      <w:numPr>
        <w:numId w:val="0"/>
      </w:numPr>
    </w:pPr>
  </w:style>
  <w:style w:type="paragraph" w:customStyle="1" w:styleId="Bulletssub12pt">
    <w:name w:val="Bullets sub 12pt"/>
    <w:basedOn w:val="Bulletssub3pt"/>
    <w:uiPriority w:val="99"/>
    <w:rsid w:val="000933CF"/>
    <w:pPr>
      <w:spacing w:after="240"/>
    </w:pPr>
  </w:style>
  <w:style w:type="paragraph" w:customStyle="1" w:styleId="Bullet12pt">
    <w:name w:val="Bullet 12pt"/>
    <w:basedOn w:val="Normal"/>
    <w:uiPriority w:val="99"/>
    <w:rsid w:val="001123E3"/>
    <w:pPr>
      <w:numPr>
        <w:numId w:val="4"/>
      </w:numPr>
      <w:spacing w:after="240" w:line="300" w:lineRule="atLeast"/>
      <w:ind w:left="284" w:hanging="284"/>
    </w:pPr>
  </w:style>
  <w:style w:type="paragraph" w:customStyle="1" w:styleId="Bodytext3pt">
    <w:name w:val="Body text 3pt"/>
    <w:basedOn w:val="Normal"/>
    <w:next w:val="Normal"/>
    <w:uiPriority w:val="99"/>
    <w:rsid w:val="000933CF"/>
    <w:pPr>
      <w:spacing w:after="60" w:line="300" w:lineRule="atLeast"/>
      <w:ind w:left="284"/>
    </w:pPr>
    <w:rPr>
      <w:szCs w:val="24"/>
    </w:rPr>
  </w:style>
  <w:style w:type="paragraph" w:customStyle="1" w:styleId="Bodytext12pt">
    <w:name w:val="Body text 12pt"/>
    <w:link w:val="Bodytext12ptChar"/>
    <w:uiPriority w:val="99"/>
    <w:rsid w:val="00036ADC"/>
    <w:pPr>
      <w:spacing w:after="240" w:line="300" w:lineRule="atLeast"/>
    </w:pPr>
    <w:rPr>
      <w:rFonts w:ascii="Arial" w:hAnsi="Arial"/>
      <w:sz w:val="22"/>
      <w:szCs w:val="24"/>
    </w:rPr>
  </w:style>
  <w:style w:type="character" w:customStyle="1" w:styleId="Bodytext12ptChar">
    <w:name w:val="Body text 12pt Char"/>
    <w:link w:val="Bodytext12pt"/>
    <w:uiPriority w:val="99"/>
    <w:locked/>
    <w:rsid w:val="00036ADC"/>
    <w:rPr>
      <w:rFonts w:ascii="Arial" w:hAnsi="Arial"/>
      <w:szCs w:val="24"/>
    </w:rPr>
  </w:style>
  <w:style w:type="paragraph" w:customStyle="1" w:styleId="Headingblue12">
    <w:name w:val="Heading blue 12"/>
    <w:basedOn w:val="Heading4"/>
    <w:uiPriority w:val="99"/>
    <w:rsid w:val="000933CF"/>
    <w:pPr>
      <w:keepLines/>
      <w:spacing w:before="360" w:line="300" w:lineRule="atLeast"/>
    </w:pPr>
    <w:rPr>
      <w:rFonts w:eastAsia="MS Gothic"/>
      <w:b w:val="0"/>
      <w:iCs/>
      <w:color w:val="3288FF"/>
      <w:sz w:val="24"/>
      <w:szCs w:val="24"/>
    </w:rPr>
  </w:style>
  <w:style w:type="paragraph" w:customStyle="1" w:styleId="Headingblue11bold">
    <w:name w:val="Heading blue 11 bold"/>
    <w:basedOn w:val="Heading4"/>
    <w:uiPriority w:val="99"/>
    <w:rsid w:val="000933CF"/>
    <w:pPr>
      <w:keepLines/>
      <w:spacing w:before="120" w:line="300" w:lineRule="atLeast"/>
      <w:ind w:left="284"/>
    </w:pPr>
    <w:rPr>
      <w:rFonts w:eastAsia="MS Gothic"/>
      <w:iCs/>
      <w:color w:val="3288FF"/>
      <w:sz w:val="22"/>
      <w:szCs w:val="22"/>
    </w:rPr>
  </w:style>
  <w:style w:type="paragraph" w:customStyle="1" w:styleId="Reference">
    <w:name w:val="Reference"/>
    <w:basedOn w:val="Normal"/>
    <w:uiPriority w:val="99"/>
    <w:rsid w:val="000933CF"/>
    <w:pPr>
      <w:spacing w:after="0" w:line="240" w:lineRule="auto"/>
      <w:jc w:val="right"/>
    </w:pPr>
    <w:rPr>
      <w:color w:val="A6A6A6"/>
      <w:sz w:val="18"/>
      <w:szCs w:val="18"/>
      <w:lang w:eastAsia="en-US"/>
    </w:rPr>
  </w:style>
  <w:style w:type="character" w:styleId="Hyperlink">
    <w:name w:val="Hyperlink"/>
    <w:rsid w:val="000933CF"/>
    <w:rPr>
      <w:rFonts w:ascii="Arial" w:hAnsi="Arial" w:cs="Times New Roman"/>
      <w:color w:val="0000FF"/>
      <w:sz w:val="22"/>
      <w:u w:val="single"/>
    </w:rPr>
  </w:style>
  <w:style w:type="paragraph" w:customStyle="1" w:styleId="Teachingstrategiesbold">
    <w:name w:val="Teaching strategies bold"/>
    <w:basedOn w:val="Normal"/>
    <w:uiPriority w:val="99"/>
    <w:rsid w:val="00075FF0"/>
    <w:pPr>
      <w:keepNext/>
      <w:keepLines/>
      <w:spacing w:before="120" w:after="120" w:line="240" w:lineRule="auto"/>
      <w:outlineLvl w:val="2"/>
    </w:pPr>
    <w:rPr>
      <w:b/>
      <w:iCs/>
      <w:color w:val="008080"/>
    </w:rPr>
  </w:style>
  <w:style w:type="paragraph" w:styleId="Header">
    <w:name w:val="header"/>
    <w:basedOn w:val="Normal"/>
    <w:link w:val="HeaderChar"/>
    <w:uiPriority w:val="99"/>
    <w:semiHidden/>
    <w:rsid w:val="004F0978"/>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semiHidden/>
    <w:locked/>
    <w:rsid w:val="004F0978"/>
    <w:rPr>
      <w:rFonts w:ascii="Times New Roman" w:eastAsia="Times New Roman" w:hAnsi="Times New Roman"/>
      <w:sz w:val="24"/>
    </w:rPr>
  </w:style>
  <w:style w:type="paragraph" w:customStyle="1" w:styleId="Bulletindent6pt">
    <w:name w:val="Bullet indent 6pt"/>
    <w:basedOn w:val="Normal"/>
    <w:uiPriority w:val="99"/>
    <w:rsid w:val="002A62AD"/>
    <w:pPr>
      <w:numPr>
        <w:numId w:val="6"/>
      </w:numPr>
      <w:spacing w:after="120" w:line="300" w:lineRule="atLeast"/>
      <w:ind w:left="568" w:hanging="284"/>
    </w:pPr>
    <w:rPr>
      <w:rFonts w:cs="Arial"/>
    </w:rPr>
  </w:style>
  <w:style w:type="paragraph" w:styleId="BalloonText">
    <w:name w:val="Balloon Text"/>
    <w:basedOn w:val="Normal"/>
    <w:link w:val="BalloonTextChar"/>
    <w:uiPriority w:val="99"/>
    <w:semiHidden/>
    <w:rsid w:val="006F45C6"/>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customStyle="1" w:styleId="FooterChar">
    <w:name w:val="Footer Char"/>
    <w:link w:val="Footer"/>
    <w:uiPriority w:val="99"/>
    <w:locked/>
    <w:rsid w:val="00AB207A"/>
    <w:rPr>
      <w:sz w:val="22"/>
    </w:rPr>
  </w:style>
  <w:style w:type="paragraph" w:customStyle="1" w:styleId="ColorfulList-Accent11">
    <w:name w:val="Colorful List - Accent 11"/>
    <w:basedOn w:val="Normal"/>
    <w:uiPriority w:val="99"/>
    <w:rsid w:val="002E2E83"/>
    <w:pPr>
      <w:ind w:left="720"/>
      <w:contextualSpacing/>
    </w:pPr>
    <w:rPr>
      <w:lang w:val="en-US" w:eastAsia="en-US"/>
    </w:rPr>
  </w:style>
  <w:style w:type="character" w:customStyle="1" w:styleId="Heading3Char">
    <w:name w:val="Heading 3 Char"/>
    <w:link w:val="Heading3"/>
    <w:semiHidden/>
    <w:rsid w:val="00C52257"/>
    <w:rPr>
      <w:rFonts w:ascii="Cambria" w:eastAsia="SimSun" w:hAnsi="Cambria" w:cs="Times New Roman"/>
      <w:b/>
      <w:bCs/>
      <w:color w:val="4F81BD"/>
    </w:rPr>
  </w:style>
  <w:style w:type="character" w:customStyle="1" w:styleId="Heading5Char">
    <w:name w:val="Heading 5 Char"/>
    <w:link w:val="Heading5"/>
    <w:rsid w:val="009F58E1"/>
    <w:rPr>
      <w:rFonts w:ascii="Cambria" w:eastAsia="SimSun" w:hAnsi="Cambria" w:cs="Times New Roman"/>
      <w:color w:val="243F60"/>
    </w:rPr>
  </w:style>
  <w:style w:type="paragraph" w:styleId="NormalWeb">
    <w:name w:val="Normal (Web)"/>
    <w:basedOn w:val="Normal"/>
    <w:uiPriority w:val="99"/>
    <w:unhideWhenUsed/>
    <w:rsid w:val="00BE2129"/>
    <w:pPr>
      <w:spacing w:before="100" w:beforeAutospacing="1" w:after="100" w:afterAutospacing="1" w:line="240" w:lineRule="auto"/>
    </w:pPr>
    <w:rPr>
      <w:rFonts w:cs="Calibri"/>
    </w:rPr>
  </w:style>
  <w:style w:type="paragraph" w:styleId="ListParagraph">
    <w:name w:val="List Paragraph"/>
    <w:basedOn w:val="Normal"/>
    <w:uiPriority w:val="34"/>
    <w:qFormat/>
    <w:rsid w:val="00B473FD"/>
    <w:pPr>
      <w:ind w:left="720"/>
      <w:contextualSpacing/>
    </w:pPr>
  </w:style>
  <w:style w:type="character" w:styleId="CommentReference">
    <w:name w:val="annotation reference"/>
    <w:uiPriority w:val="99"/>
    <w:semiHidden/>
    <w:unhideWhenUsed/>
    <w:rsid w:val="00B3446B"/>
    <w:rPr>
      <w:sz w:val="16"/>
      <w:szCs w:val="16"/>
    </w:rPr>
  </w:style>
  <w:style w:type="paragraph" w:styleId="CommentText">
    <w:name w:val="annotation text"/>
    <w:basedOn w:val="Normal"/>
    <w:link w:val="CommentTextChar"/>
    <w:uiPriority w:val="99"/>
    <w:semiHidden/>
    <w:unhideWhenUsed/>
    <w:rsid w:val="00B3446B"/>
    <w:pPr>
      <w:spacing w:line="240" w:lineRule="auto"/>
    </w:pPr>
    <w:rPr>
      <w:sz w:val="20"/>
      <w:szCs w:val="20"/>
    </w:rPr>
  </w:style>
  <w:style w:type="character" w:customStyle="1" w:styleId="CommentTextChar">
    <w:name w:val="Comment Text Char"/>
    <w:link w:val="CommentText"/>
    <w:uiPriority w:val="99"/>
    <w:semiHidden/>
    <w:rsid w:val="00B3446B"/>
    <w:rPr>
      <w:sz w:val="20"/>
      <w:szCs w:val="20"/>
    </w:rPr>
  </w:style>
  <w:style w:type="paragraph" w:styleId="CommentSubject">
    <w:name w:val="annotation subject"/>
    <w:basedOn w:val="CommentText"/>
    <w:next w:val="CommentText"/>
    <w:link w:val="CommentSubjectChar"/>
    <w:uiPriority w:val="99"/>
    <w:semiHidden/>
    <w:unhideWhenUsed/>
    <w:rsid w:val="00B3446B"/>
    <w:rPr>
      <w:b/>
      <w:bCs/>
    </w:rPr>
  </w:style>
  <w:style w:type="character" w:customStyle="1" w:styleId="CommentSubjectChar">
    <w:name w:val="Comment Subject Char"/>
    <w:link w:val="CommentSubject"/>
    <w:uiPriority w:val="99"/>
    <w:semiHidden/>
    <w:rsid w:val="00B3446B"/>
    <w:rPr>
      <w:b/>
      <w:bCs/>
      <w:sz w:val="20"/>
      <w:szCs w:val="20"/>
    </w:rPr>
  </w:style>
  <w:style w:type="paragraph" w:customStyle="1" w:styleId="C2CTableheading">
    <w:name w:val="C2C Table heading"/>
    <w:basedOn w:val="Heading3"/>
    <w:link w:val="C2CTableheadingCharChar"/>
    <w:autoRedefine/>
    <w:qFormat/>
    <w:rsid w:val="00B3446B"/>
    <w:pPr>
      <w:keepNext w:val="0"/>
      <w:keepLines w:val="0"/>
      <w:spacing w:before="120" w:after="60" w:line="240" w:lineRule="auto"/>
    </w:pPr>
    <w:rPr>
      <w:rFonts w:ascii="Arial" w:hAnsi="Arial"/>
      <w:bCs w:val="0"/>
      <w:iCs/>
      <w:color w:val="auto"/>
      <w:szCs w:val="26"/>
    </w:rPr>
  </w:style>
  <w:style w:type="character" w:customStyle="1" w:styleId="C2CTableheadingCharChar">
    <w:name w:val="C2C Table heading Char Char"/>
    <w:link w:val="C2CTableheading"/>
    <w:rsid w:val="00B3446B"/>
    <w:rPr>
      <w:rFonts w:ascii="Arial" w:hAnsi="Arial"/>
      <w:b/>
      <w:iCs/>
      <w:szCs w:val="26"/>
    </w:rPr>
  </w:style>
  <w:style w:type="character" w:styleId="FollowedHyperlink">
    <w:name w:val="FollowedHyperlink"/>
    <w:uiPriority w:val="99"/>
    <w:semiHidden/>
    <w:unhideWhenUsed/>
    <w:rsid w:val="00172FE3"/>
    <w:rPr>
      <w:color w:val="800080"/>
      <w:u w:val="single"/>
    </w:rPr>
  </w:style>
  <w:style w:type="paragraph" w:customStyle="1" w:styleId="Head2">
    <w:name w:val="Head 2"/>
    <w:qFormat/>
    <w:rsid w:val="00E47D4C"/>
    <w:pPr>
      <w:spacing w:after="120" w:line="300" w:lineRule="atLeast"/>
    </w:pPr>
    <w:rPr>
      <w:rFonts w:ascii="Arial" w:hAnsi="Arial" w:cs="Arial"/>
      <w:b/>
      <w:sz w:val="26"/>
      <w:szCs w:val="26"/>
    </w:rPr>
  </w:style>
  <w:style w:type="paragraph" w:customStyle="1" w:styleId="Head3">
    <w:name w:val="Head 3"/>
    <w:qFormat/>
    <w:rsid w:val="00E47D4C"/>
    <w:pPr>
      <w:spacing w:line="300" w:lineRule="atLeast"/>
    </w:pPr>
    <w:rPr>
      <w:rFonts w:ascii="Arial" w:hAnsi="Arial" w:cs="Arial"/>
      <w:b/>
      <w:sz w:val="22"/>
      <w:szCs w:val="22"/>
    </w:rPr>
  </w:style>
  <w:style w:type="paragraph" w:customStyle="1" w:styleId="Endashindented6pt">
    <w:name w:val="En dash indented 6pt"/>
    <w:qFormat/>
    <w:rsid w:val="002A62AD"/>
    <w:rPr>
      <w:rFonts w:ascii="Arial" w:hAnsi="Arial"/>
      <w:sz w:val="22"/>
      <w:szCs w:val="22"/>
    </w:rPr>
  </w:style>
  <w:style w:type="paragraph" w:customStyle="1" w:styleId="endashindent6pt">
    <w:name w:val="en dash indent 6pt"/>
    <w:basedOn w:val="Normal"/>
    <w:qFormat/>
    <w:rsid w:val="002A62AD"/>
  </w:style>
  <w:style w:type="paragraph" w:customStyle="1" w:styleId="Bulletindent12pt">
    <w:name w:val="Bullet indent 12pt"/>
    <w:basedOn w:val="Bulletindent6pt"/>
    <w:qFormat/>
    <w:rsid w:val="00E47D4C"/>
    <w:pPr>
      <w:spacing w:after="240"/>
      <w:ind w:right="-284"/>
    </w:pPr>
  </w:style>
  <w:style w:type="paragraph" w:customStyle="1" w:styleId="Bullet0pt">
    <w:name w:val="Bullet 0pt"/>
    <w:basedOn w:val="Bullet6pt"/>
    <w:qFormat/>
    <w:rsid w:val="00E47D4C"/>
    <w:pPr>
      <w:spacing w:after="0"/>
    </w:pPr>
  </w:style>
  <w:style w:type="paragraph" w:customStyle="1" w:styleId="Bulletindent0pt">
    <w:name w:val="Bullet indent 0pt"/>
    <w:basedOn w:val="Bulletindent6pt"/>
    <w:qFormat/>
    <w:rsid w:val="00E47D4C"/>
    <w:pPr>
      <w:spacing w:after="0"/>
    </w:pPr>
  </w:style>
  <w:style w:type="paragraph" w:customStyle="1" w:styleId="Numberedlist0pt">
    <w:name w:val="Numbered list 0pt"/>
    <w:basedOn w:val="Normal"/>
    <w:qFormat/>
    <w:rsid w:val="0003728A"/>
    <w:pPr>
      <w:numPr>
        <w:numId w:val="42"/>
      </w:numPr>
      <w:spacing w:after="0" w:line="300" w:lineRule="atLeast"/>
      <w:ind w:left="567" w:hanging="567"/>
    </w:pPr>
  </w:style>
  <w:style w:type="paragraph" w:customStyle="1" w:styleId="Numberedlist12pt">
    <w:name w:val="Numbered list 12pt"/>
    <w:basedOn w:val="Normal"/>
    <w:qFormat/>
    <w:rsid w:val="0003728A"/>
    <w:pPr>
      <w:numPr>
        <w:numId w:val="43"/>
      </w:numPr>
      <w:spacing w:after="240" w:line="300" w:lineRule="atLeast"/>
      <w:ind w:left="567" w:hanging="567"/>
    </w:pPr>
  </w:style>
  <w:style w:type="paragraph" w:customStyle="1" w:styleId="Numberedlist6pt">
    <w:name w:val="Numbered list 6pt"/>
    <w:basedOn w:val="Numberedlist0pt"/>
    <w:qFormat/>
    <w:rsid w:val="0003728A"/>
    <w:pPr>
      <w:numPr>
        <w:numId w:val="44"/>
      </w:numPr>
      <w:spacing w:after="120"/>
      <w:ind w:left="567" w:hanging="567"/>
    </w:pPr>
  </w:style>
  <w:style w:type="paragraph" w:customStyle="1" w:styleId="Style1">
    <w:name w:val="Style1"/>
    <w:basedOn w:val="Numberedlist0pt"/>
    <w:qFormat/>
    <w:rsid w:val="0003728A"/>
    <w:pPr>
      <w:numPr>
        <w:numId w:val="0"/>
      </w:numPr>
      <w:ind w:left="851" w:hanging="284"/>
    </w:pPr>
  </w:style>
  <w:style w:type="character" w:customStyle="1" w:styleId="TabletextCharChar">
    <w:name w:val="Table text Char Char"/>
    <w:link w:val="Tabletext"/>
    <w:uiPriority w:val="99"/>
    <w:rsid w:val="00A56C81"/>
    <w:rPr>
      <w:rFonts w:ascii="Arial" w:hAnsi="Arial"/>
      <w:lang w:eastAsia="en-US"/>
    </w:rPr>
  </w:style>
  <w:style w:type="paragraph" w:customStyle="1" w:styleId="Tabletext">
    <w:name w:val="Table text"/>
    <w:link w:val="TabletextCharChar"/>
    <w:uiPriority w:val="99"/>
    <w:rsid w:val="00A56C81"/>
    <w:pPr>
      <w:spacing w:before="40" w:after="40" w:line="220" w:lineRule="atLeast"/>
    </w:pPr>
    <w:rPr>
      <w:rFonts w:ascii="Arial" w:hAnsi="Arial"/>
      <w:lang w:eastAsia="en-US"/>
    </w:rPr>
  </w:style>
  <w:style w:type="character" w:customStyle="1" w:styleId="Heading2Char">
    <w:name w:val="Heading 2 Char"/>
    <w:basedOn w:val="DefaultParagraphFont"/>
    <w:link w:val="Heading2"/>
    <w:uiPriority w:val="9"/>
    <w:semiHidden/>
    <w:rsid w:val="00A64CB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9"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EA1"/>
    <w:pPr>
      <w:spacing w:after="200" w:line="276" w:lineRule="auto"/>
    </w:pPr>
    <w:rPr>
      <w:rFonts w:ascii="Arial" w:hAnsi="Arial"/>
      <w:sz w:val="22"/>
      <w:szCs w:val="22"/>
    </w:rPr>
  </w:style>
  <w:style w:type="paragraph" w:styleId="Heading1">
    <w:name w:val="heading 1"/>
    <w:link w:val="Heading1Char"/>
    <w:uiPriority w:val="99"/>
    <w:qFormat/>
    <w:rsid w:val="00E47D4C"/>
    <w:pPr>
      <w:spacing w:after="240" w:line="300" w:lineRule="atLeast"/>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locked/>
    <w:rsid w:val="00A64C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locked/>
    <w:rsid w:val="00C52257"/>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paragraph" w:styleId="Heading5">
    <w:name w:val="heading 5"/>
    <w:basedOn w:val="Normal"/>
    <w:next w:val="Normal"/>
    <w:link w:val="Heading5Char"/>
    <w:unhideWhenUsed/>
    <w:qFormat/>
    <w:locked/>
    <w:rsid w:val="009F58E1"/>
    <w:pPr>
      <w:keepNext/>
      <w:keepLines/>
      <w:spacing w:before="200" w:after="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47D4C"/>
    <w:rPr>
      <w:rFonts w:ascii="Arial" w:hAnsi="Arial" w:cs="Arial"/>
      <w:b/>
      <w:sz w:val="32"/>
      <w:szCs w:val="32"/>
    </w:rPr>
  </w:style>
  <w:style w:type="character" w:customStyle="1" w:styleId="Heading4Char">
    <w:name w:val="Heading 4 Char"/>
    <w:link w:val="Heading4"/>
    <w:uiPriority w:val="99"/>
    <w:locked/>
    <w:rsid w:val="000933CF"/>
    <w:rPr>
      <w:rFonts w:eastAsia="SimSun"/>
      <w:b/>
      <w:sz w:val="28"/>
      <w:lang w:eastAsia="en-US"/>
    </w:rPr>
  </w:style>
  <w:style w:type="paragraph" w:customStyle="1" w:styleId="C2CBanner">
    <w:name w:val="C2C Banner"/>
    <w:basedOn w:val="Normal"/>
    <w:link w:val="C2CBannerChar"/>
    <w:autoRedefine/>
    <w:uiPriority w:val="99"/>
    <w:rsid w:val="0056792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CHeading1">
    <w:name w:val="C2C Heading 1"/>
    <w:basedOn w:val="Heading1"/>
    <w:uiPriority w:val="99"/>
    <w:rsid w:val="000933CF"/>
    <w:pPr>
      <w:shd w:val="clear" w:color="auto" w:fill="3288FF"/>
      <w:spacing w:before="60" w:line="240" w:lineRule="auto"/>
    </w:pPr>
    <w:rPr>
      <w:color w:val="FFFFFF"/>
      <w:sz w:val="28"/>
    </w:rPr>
  </w:style>
  <w:style w:type="paragraph" w:customStyle="1" w:styleId="Bodytext0pt">
    <w:name w:val="Body text 0pt"/>
    <w:uiPriority w:val="99"/>
    <w:rsid w:val="00E47D4C"/>
    <w:pPr>
      <w:spacing w:line="300" w:lineRule="atLeast"/>
    </w:pPr>
    <w:rPr>
      <w:rFonts w:ascii="Arial" w:hAnsi="Arial"/>
      <w:sz w:val="22"/>
      <w:szCs w:val="24"/>
      <w:lang w:eastAsia="en-US"/>
    </w:rPr>
  </w:style>
  <w:style w:type="paragraph" w:customStyle="1" w:styleId="Bullet6pt">
    <w:name w:val="Bullet 6pt"/>
    <w:basedOn w:val="Normal"/>
    <w:uiPriority w:val="99"/>
    <w:rsid w:val="001123E3"/>
    <w:pPr>
      <w:numPr>
        <w:numId w:val="1"/>
      </w:numPr>
      <w:spacing w:after="120" w:line="240" w:lineRule="auto"/>
    </w:pPr>
    <w:rPr>
      <w:lang w:eastAsia="en-US"/>
    </w:rPr>
  </w:style>
  <w:style w:type="paragraph" w:customStyle="1" w:styleId="Bullets0pt">
    <w:name w:val="Bullets 0pt"/>
    <w:basedOn w:val="Bullet6pt"/>
    <w:uiPriority w:val="99"/>
    <w:rsid w:val="000933CF"/>
    <w:pPr>
      <w:spacing w:after="0"/>
    </w:pPr>
  </w:style>
  <w:style w:type="paragraph" w:customStyle="1" w:styleId="Bodytext6pt">
    <w:name w:val="Body text 6pt"/>
    <w:link w:val="Bodytext6ptChar"/>
    <w:uiPriority w:val="99"/>
    <w:rsid w:val="00E47D4C"/>
    <w:pPr>
      <w:spacing w:after="120" w:line="300" w:lineRule="atLeast"/>
    </w:pPr>
    <w:rPr>
      <w:rFonts w:ascii="Arial" w:hAnsi="Arial"/>
      <w:sz w:val="22"/>
      <w:szCs w:val="24"/>
      <w:lang w:eastAsia="en-US"/>
    </w:rPr>
  </w:style>
  <w:style w:type="character" w:customStyle="1" w:styleId="Bodytext6ptChar">
    <w:name w:val="Body text 6pt Char"/>
    <w:link w:val="Bodytext6pt"/>
    <w:uiPriority w:val="99"/>
    <w:locked/>
    <w:rsid w:val="00E47D4C"/>
    <w:rPr>
      <w:rFonts w:ascii="Arial" w:hAnsi="Arial"/>
      <w:szCs w:val="24"/>
      <w:lang w:eastAsia="en-US"/>
    </w:rPr>
  </w:style>
  <w:style w:type="paragraph" w:customStyle="1" w:styleId="Bullets3pt">
    <w:name w:val="Bullets 3pt"/>
    <w:basedOn w:val="Normal"/>
    <w:uiPriority w:val="99"/>
    <w:rsid w:val="000933CF"/>
    <w:pPr>
      <w:numPr>
        <w:numId w:val="3"/>
      </w:numPr>
      <w:spacing w:after="60" w:line="300" w:lineRule="atLeast"/>
    </w:pPr>
  </w:style>
  <w:style w:type="paragraph" w:customStyle="1" w:styleId="Bulletssub3pt">
    <w:name w:val="Bullets sub 3pt"/>
    <w:basedOn w:val="Bullets3pt"/>
    <w:uiPriority w:val="99"/>
    <w:rsid w:val="000933CF"/>
    <w:pPr>
      <w:numPr>
        <w:numId w:val="0"/>
      </w:numPr>
    </w:pPr>
  </w:style>
  <w:style w:type="paragraph" w:customStyle="1" w:styleId="Bulletssub12pt">
    <w:name w:val="Bullets sub 12pt"/>
    <w:basedOn w:val="Bulletssub3pt"/>
    <w:uiPriority w:val="99"/>
    <w:rsid w:val="000933CF"/>
    <w:pPr>
      <w:spacing w:after="240"/>
    </w:pPr>
  </w:style>
  <w:style w:type="paragraph" w:customStyle="1" w:styleId="Bullet12pt">
    <w:name w:val="Bullet 12pt"/>
    <w:basedOn w:val="Normal"/>
    <w:uiPriority w:val="99"/>
    <w:rsid w:val="001123E3"/>
    <w:pPr>
      <w:numPr>
        <w:numId w:val="4"/>
      </w:numPr>
      <w:spacing w:after="240" w:line="300" w:lineRule="atLeast"/>
      <w:ind w:left="284" w:hanging="284"/>
    </w:pPr>
  </w:style>
  <w:style w:type="paragraph" w:customStyle="1" w:styleId="Bodytext3pt">
    <w:name w:val="Body text 3pt"/>
    <w:basedOn w:val="Normal"/>
    <w:next w:val="Normal"/>
    <w:uiPriority w:val="99"/>
    <w:rsid w:val="000933CF"/>
    <w:pPr>
      <w:spacing w:after="60" w:line="300" w:lineRule="atLeast"/>
      <w:ind w:left="284"/>
    </w:pPr>
    <w:rPr>
      <w:szCs w:val="24"/>
    </w:rPr>
  </w:style>
  <w:style w:type="paragraph" w:customStyle="1" w:styleId="Bodytext12pt">
    <w:name w:val="Body text 12pt"/>
    <w:link w:val="Bodytext12ptChar"/>
    <w:uiPriority w:val="99"/>
    <w:rsid w:val="00036ADC"/>
    <w:pPr>
      <w:spacing w:after="240" w:line="300" w:lineRule="atLeast"/>
    </w:pPr>
    <w:rPr>
      <w:rFonts w:ascii="Arial" w:hAnsi="Arial"/>
      <w:sz w:val="22"/>
      <w:szCs w:val="24"/>
    </w:rPr>
  </w:style>
  <w:style w:type="character" w:customStyle="1" w:styleId="Bodytext12ptChar">
    <w:name w:val="Body text 12pt Char"/>
    <w:link w:val="Bodytext12pt"/>
    <w:uiPriority w:val="99"/>
    <w:locked/>
    <w:rsid w:val="00036ADC"/>
    <w:rPr>
      <w:rFonts w:ascii="Arial" w:hAnsi="Arial"/>
      <w:szCs w:val="24"/>
    </w:rPr>
  </w:style>
  <w:style w:type="paragraph" w:customStyle="1" w:styleId="Headingblue12">
    <w:name w:val="Heading blue 12"/>
    <w:basedOn w:val="Heading4"/>
    <w:uiPriority w:val="99"/>
    <w:rsid w:val="000933CF"/>
    <w:pPr>
      <w:keepLines/>
      <w:spacing w:before="360" w:line="300" w:lineRule="atLeast"/>
    </w:pPr>
    <w:rPr>
      <w:rFonts w:eastAsia="MS Gothic"/>
      <w:b w:val="0"/>
      <w:iCs/>
      <w:color w:val="3288FF"/>
      <w:sz w:val="24"/>
      <w:szCs w:val="24"/>
    </w:rPr>
  </w:style>
  <w:style w:type="paragraph" w:customStyle="1" w:styleId="Headingblue11bold">
    <w:name w:val="Heading blue 11 bold"/>
    <w:basedOn w:val="Heading4"/>
    <w:uiPriority w:val="99"/>
    <w:rsid w:val="000933CF"/>
    <w:pPr>
      <w:keepLines/>
      <w:spacing w:before="120" w:line="300" w:lineRule="atLeast"/>
      <w:ind w:left="284"/>
    </w:pPr>
    <w:rPr>
      <w:rFonts w:eastAsia="MS Gothic"/>
      <w:iCs/>
      <w:color w:val="3288FF"/>
      <w:sz w:val="22"/>
      <w:szCs w:val="22"/>
    </w:rPr>
  </w:style>
  <w:style w:type="paragraph" w:customStyle="1" w:styleId="Reference">
    <w:name w:val="Reference"/>
    <w:basedOn w:val="Normal"/>
    <w:uiPriority w:val="99"/>
    <w:rsid w:val="000933CF"/>
    <w:pPr>
      <w:spacing w:after="0" w:line="240" w:lineRule="auto"/>
      <w:jc w:val="right"/>
    </w:pPr>
    <w:rPr>
      <w:color w:val="A6A6A6"/>
      <w:sz w:val="18"/>
      <w:szCs w:val="18"/>
      <w:lang w:eastAsia="en-US"/>
    </w:rPr>
  </w:style>
  <w:style w:type="character" w:styleId="Hyperlink">
    <w:name w:val="Hyperlink"/>
    <w:rsid w:val="000933CF"/>
    <w:rPr>
      <w:rFonts w:ascii="Arial" w:hAnsi="Arial" w:cs="Times New Roman"/>
      <w:color w:val="0000FF"/>
      <w:sz w:val="22"/>
      <w:u w:val="single"/>
    </w:rPr>
  </w:style>
  <w:style w:type="paragraph" w:customStyle="1" w:styleId="Teachingstrategiesbold">
    <w:name w:val="Teaching strategies bold"/>
    <w:basedOn w:val="Normal"/>
    <w:uiPriority w:val="99"/>
    <w:rsid w:val="00075FF0"/>
    <w:pPr>
      <w:keepNext/>
      <w:keepLines/>
      <w:spacing w:before="120" w:after="120" w:line="240" w:lineRule="auto"/>
      <w:outlineLvl w:val="2"/>
    </w:pPr>
    <w:rPr>
      <w:b/>
      <w:iCs/>
      <w:color w:val="008080"/>
    </w:rPr>
  </w:style>
  <w:style w:type="paragraph" w:styleId="Header">
    <w:name w:val="header"/>
    <w:basedOn w:val="Normal"/>
    <w:link w:val="HeaderChar"/>
    <w:uiPriority w:val="99"/>
    <w:semiHidden/>
    <w:rsid w:val="004F0978"/>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semiHidden/>
    <w:locked/>
    <w:rsid w:val="004F0978"/>
    <w:rPr>
      <w:rFonts w:ascii="Times New Roman" w:eastAsia="Times New Roman" w:hAnsi="Times New Roman"/>
      <w:sz w:val="24"/>
    </w:rPr>
  </w:style>
  <w:style w:type="paragraph" w:customStyle="1" w:styleId="Bulletindent6pt">
    <w:name w:val="Bullet indent 6pt"/>
    <w:basedOn w:val="Normal"/>
    <w:uiPriority w:val="99"/>
    <w:rsid w:val="002A62AD"/>
    <w:pPr>
      <w:numPr>
        <w:numId w:val="6"/>
      </w:numPr>
      <w:spacing w:after="120" w:line="300" w:lineRule="atLeast"/>
      <w:ind w:left="568" w:hanging="284"/>
    </w:pPr>
    <w:rPr>
      <w:rFonts w:cs="Arial"/>
    </w:rPr>
  </w:style>
  <w:style w:type="paragraph" w:styleId="BalloonText">
    <w:name w:val="Balloon Text"/>
    <w:basedOn w:val="Normal"/>
    <w:link w:val="BalloonTextChar"/>
    <w:uiPriority w:val="99"/>
    <w:semiHidden/>
    <w:rsid w:val="006F45C6"/>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customStyle="1" w:styleId="FooterChar">
    <w:name w:val="Footer Char"/>
    <w:link w:val="Footer"/>
    <w:uiPriority w:val="99"/>
    <w:locked/>
    <w:rsid w:val="00AB207A"/>
    <w:rPr>
      <w:sz w:val="22"/>
    </w:rPr>
  </w:style>
  <w:style w:type="paragraph" w:customStyle="1" w:styleId="ColorfulList-Accent11">
    <w:name w:val="Colorful List - Accent 11"/>
    <w:basedOn w:val="Normal"/>
    <w:uiPriority w:val="99"/>
    <w:rsid w:val="002E2E83"/>
    <w:pPr>
      <w:ind w:left="720"/>
      <w:contextualSpacing/>
    </w:pPr>
    <w:rPr>
      <w:lang w:val="en-US" w:eastAsia="en-US"/>
    </w:rPr>
  </w:style>
  <w:style w:type="character" w:customStyle="1" w:styleId="Heading3Char">
    <w:name w:val="Heading 3 Char"/>
    <w:link w:val="Heading3"/>
    <w:semiHidden/>
    <w:rsid w:val="00C52257"/>
    <w:rPr>
      <w:rFonts w:ascii="Cambria" w:eastAsia="SimSun" w:hAnsi="Cambria" w:cs="Times New Roman"/>
      <w:b/>
      <w:bCs/>
      <w:color w:val="4F81BD"/>
    </w:rPr>
  </w:style>
  <w:style w:type="character" w:customStyle="1" w:styleId="Heading5Char">
    <w:name w:val="Heading 5 Char"/>
    <w:link w:val="Heading5"/>
    <w:rsid w:val="009F58E1"/>
    <w:rPr>
      <w:rFonts w:ascii="Cambria" w:eastAsia="SimSun" w:hAnsi="Cambria" w:cs="Times New Roman"/>
      <w:color w:val="243F60"/>
    </w:rPr>
  </w:style>
  <w:style w:type="paragraph" w:styleId="NormalWeb">
    <w:name w:val="Normal (Web)"/>
    <w:basedOn w:val="Normal"/>
    <w:uiPriority w:val="99"/>
    <w:unhideWhenUsed/>
    <w:rsid w:val="00BE2129"/>
    <w:pPr>
      <w:spacing w:before="100" w:beforeAutospacing="1" w:after="100" w:afterAutospacing="1" w:line="240" w:lineRule="auto"/>
    </w:pPr>
    <w:rPr>
      <w:rFonts w:cs="Calibri"/>
    </w:rPr>
  </w:style>
  <w:style w:type="paragraph" w:styleId="ListParagraph">
    <w:name w:val="List Paragraph"/>
    <w:basedOn w:val="Normal"/>
    <w:uiPriority w:val="34"/>
    <w:qFormat/>
    <w:rsid w:val="00B473FD"/>
    <w:pPr>
      <w:ind w:left="720"/>
      <w:contextualSpacing/>
    </w:pPr>
  </w:style>
  <w:style w:type="character" w:styleId="CommentReference">
    <w:name w:val="annotation reference"/>
    <w:uiPriority w:val="99"/>
    <w:semiHidden/>
    <w:unhideWhenUsed/>
    <w:rsid w:val="00B3446B"/>
    <w:rPr>
      <w:sz w:val="16"/>
      <w:szCs w:val="16"/>
    </w:rPr>
  </w:style>
  <w:style w:type="paragraph" w:styleId="CommentText">
    <w:name w:val="annotation text"/>
    <w:basedOn w:val="Normal"/>
    <w:link w:val="CommentTextChar"/>
    <w:uiPriority w:val="99"/>
    <w:semiHidden/>
    <w:unhideWhenUsed/>
    <w:rsid w:val="00B3446B"/>
    <w:pPr>
      <w:spacing w:line="240" w:lineRule="auto"/>
    </w:pPr>
    <w:rPr>
      <w:sz w:val="20"/>
      <w:szCs w:val="20"/>
    </w:rPr>
  </w:style>
  <w:style w:type="character" w:customStyle="1" w:styleId="CommentTextChar">
    <w:name w:val="Comment Text Char"/>
    <w:link w:val="CommentText"/>
    <w:uiPriority w:val="99"/>
    <w:semiHidden/>
    <w:rsid w:val="00B3446B"/>
    <w:rPr>
      <w:sz w:val="20"/>
      <w:szCs w:val="20"/>
    </w:rPr>
  </w:style>
  <w:style w:type="paragraph" w:styleId="CommentSubject">
    <w:name w:val="annotation subject"/>
    <w:basedOn w:val="CommentText"/>
    <w:next w:val="CommentText"/>
    <w:link w:val="CommentSubjectChar"/>
    <w:uiPriority w:val="99"/>
    <w:semiHidden/>
    <w:unhideWhenUsed/>
    <w:rsid w:val="00B3446B"/>
    <w:rPr>
      <w:b/>
      <w:bCs/>
    </w:rPr>
  </w:style>
  <w:style w:type="character" w:customStyle="1" w:styleId="CommentSubjectChar">
    <w:name w:val="Comment Subject Char"/>
    <w:link w:val="CommentSubject"/>
    <w:uiPriority w:val="99"/>
    <w:semiHidden/>
    <w:rsid w:val="00B3446B"/>
    <w:rPr>
      <w:b/>
      <w:bCs/>
      <w:sz w:val="20"/>
      <w:szCs w:val="20"/>
    </w:rPr>
  </w:style>
  <w:style w:type="paragraph" w:customStyle="1" w:styleId="C2CTableheading">
    <w:name w:val="C2C Table heading"/>
    <w:basedOn w:val="Heading3"/>
    <w:link w:val="C2CTableheadingCharChar"/>
    <w:autoRedefine/>
    <w:qFormat/>
    <w:rsid w:val="00B3446B"/>
    <w:pPr>
      <w:keepNext w:val="0"/>
      <w:keepLines w:val="0"/>
      <w:spacing w:before="120" w:after="60" w:line="240" w:lineRule="auto"/>
    </w:pPr>
    <w:rPr>
      <w:rFonts w:ascii="Arial" w:hAnsi="Arial"/>
      <w:bCs w:val="0"/>
      <w:iCs/>
      <w:color w:val="auto"/>
      <w:szCs w:val="26"/>
    </w:rPr>
  </w:style>
  <w:style w:type="character" w:customStyle="1" w:styleId="C2CTableheadingCharChar">
    <w:name w:val="C2C Table heading Char Char"/>
    <w:link w:val="C2CTableheading"/>
    <w:rsid w:val="00B3446B"/>
    <w:rPr>
      <w:rFonts w:ascii="Arial" w:hAnsi="Arial"/>
      <w:b/>
      <w:iCs/>
      <w:szCs w:val="26"/>
    </w:rPr>
  </w:style>
  <w:style w:type="character" w:styleId="FollowedHyperlink">
    <w:name w:val="FollowedHyperlink"/>
    <w:uiPriority w:val="99"/>
    <w:semiHidden/>
    <w:unhideWhenUsed/>
    <w:rsid w:val="00172FE3"/>
    <w:rPr>
      <w:color w:val="800080"/>
      <w:u w:val="single"/>
    </w:rPr>
  </w:style>
  <w:style w:type="paragraph" w:customStyle="1" w:styleId="Head2">
    <w:name w:val="Head 2"/>
    <w:qFormat/>
    <w:rsid w:val="00E47D4C"/>
    <w:pPr>
      <w:spacing w:after="120" w:line="300" w:lineRule="atLeast"/>
    </w:pPr>
    <w:rPr>
      <w:rFonts w:ascii="Arial" w:hAnsi="Arial" w:cs="Arial"/>
      <w:b/>
      <w:sz w:val="26"/>
      <w:szCs w:val="26"/>
    </w:rPr>
  </w:style>
  <w:style w:type="paragraph" w:customStyle="1" w:styleId="Head3">
    <w:name w:val="Head 3"/>
    <w:qFormat/>
    <w:rsid w:val="00E47D4C"/>
    <w:pPr>
      <w:spacing w:line="300" w:lineRule="atLeast"/>
    </w:pPr>
    <w:rPr>
      <w:rFonts w:ascii="Arial" w:hAnsi="Arial" w:cs="Arial"/>
      <w:b/>
      <w:sz w:val="22"/>
      <w:szCs w:val="22"/>
    </w:rPr>
  </w:style>
  <w:style w:type="paragraph" w:customStyle="1" w:styleId="Endashindented6pt">
    <w:name w:val="En dash indented 6pt"/>
    <w:qFormat/>
    <w:rsid w:val="002A62AD"/>
    <w:rPr>
      <w:rFonts w:ascii="Arial" w:hAnsi="Arial"/>
      <w:sz w:val="22"/>
      <w:szCs w:val="22"/>
    </w:rPr>
  </w:style>
  <w:style w:type="paragraph" w:customStyle="1" w:styleId="endashindent6pt">
    <w:name w:val="en dash indent 6pt"/>
    <w:basedOn w:val="Normal"/>
    <w:qFormat/>
    <w:rsid w:val="002A62AD"/>
  </w:style>
  <w:style w:type="paragraph" w:customStyle="1" w:styleId="Bulletindent12pt">
    <w:name w:val="Bullet indent 12pt"/>
    <w:basedOn w:val="Bulletindent6pt"/>
    <w:qFormat/>
    <w:rsid w:val="00E47D4C"/>
    <w:pPr>
      <w:spacing w:after="240"/>
      <w:ind w:right="-284"/>
    </w:pPr>
  </w:style>
  <w:style w:type="paragraph" w:customStyle="1" w:styleId="Bullet0pt">
    <w:name w:val="Bullet 0pt"/>
    <w:basedOn w:val="Bullet6pt"/>
    <w:qFormat/>
    <w:rsid w:val="00E47D4C"/>
    <w:pPr>
      <w:spacing w:after="0"/>
    </w:pPr>
  </w:style>
  <w:style w:type="paragraph" w:customStyle="1" w:styleId="Bulletindent0pt">
    <w:name w:val="Bullet indent 0pt"/>
    <w:basedOn w:val="Bulletindent6pt"/>
    <w:qFormat/>
    <w:rsid w:val="00E47D4C"/>
    <w:pPr>
      <w:spacing w:after="0"/>
    </w:pPr>
  </w:style>
  <w:style w:type="paragraph" w:customStyle="1" w:styleId="Numberedlist0pt">
    <w:name w:val="Numbered list 0pt"/>
    <w:basedOn w:val="Normal"/>
    <w:qFormat/>
    <w:rsid w:val="0003728A"/>
    <w:pPr>
      <w:numPr>
        <w:numId w:val="42"/>
      </w:numPr>
      <w:spacing w:after="0" w:line="300" w:lineRule="atLeast"/>
      <w:ind w:left="567" w:hanging="567"/>
    </w:pPr>
  </w:style>
  <w:style w:type="paragraph" w:customStyle="1" w:styleId="Numberedlist12pt">
    <w:name w:val="Numbered list 12pt"/>
    <w:basedOn w:val="Normal"/>
    <w:qFormat/>
    <w:rsid w:val="0003728A"/>
    <w:pPr>
      <w:numPr>
        <w:numId w:val="43"/>
      </w:numPr>
      <w:spacing w:after="240" w:line="300" w:lineRule="atLeast"/>
      <w:ind w:left="567" w:hanging="567"/>
    </w:pPr>
  </w:style>
  <w:style w:type="paragraph" w:customStyle="1" w:styleId="Numberedlist6pt">
    <w:name w:val="Numbered list 6pt"/>
    <w:basedOn w:val="Numberedlist0pt"/>
    <w:qFormat/>
    <w:rsid w:val="0003728A"/>
    <w:pPr>
      <w:numPr>
        <w:numId w:val="44"/>
      </w:numPr>
      <w:spacing w:after="120"/>
      <w:ind w:left="567" w:hanging="567"/>
    </w:pPr>
  </w:style>
  <w:style w:type="paragraph" w:customStyle="1" w:styleId="Style1">
    <w:name w:val="Style1"/>
    <w:basedOn w:val="Numberedlist0pt"/>
    <w:qFormat/>
    <w:rsid w:val="0003728A"/>
    <w:pPr>
      <w:numPr>
        <w:numId w:val="0"/>
      </w:numPr>
      <w:ind w:left="851" w:hanging="284"/>
    </w:pPr>
  </w:style>
  <w:style w:type="character" w:customStyle="1" w:styleId="TabletextCharChar">
    <w:name w:val="Table text Char Char"/>
    <w:link w:val="Tabletext"/>
    <w:uiPriority w:val="99"/>
    <w:rsid w:val="00A56C81"/>
    <w:rPr>
      <w:rFonts w:ascii="Arial" w:hAnsi="Arial"/>
      <w:lang w:eastAsia="en-US"/>
    </w:rPr>
  </w:style>
  <w:style w:type="paragraph" w:customStyle="1" w:styleId="Tabletext">
    <w:name w:val="Table text"/>
    <w:link w:val="TabletextCharChar"/>
    <w:uiPriority w:val="99"/>
    <w:rsid w:val="00A56C81"/>
    <w:pPr>
      <w:spacing w:before="40" w:after="40" w:line="220" w:lineRule="atLeast"/>
    </w:pPr>
    <w:rPr>
      <w:rFonts w:ascii="Arial" w:hAnsi="Arial"/>
      <w:lang w:eastAsia="en-US"/>
    </w:rPr>
  </w:style>
  <w:style w:type="character" w:customStyle="1" w:styleId="Heading2Char">
    <w:name w:val="Heading 2 Char"/>
    <w:basedOn w:val="DefaultParagraphFont"/>
    <w:link w:val="Heading2"/>
    <w:uiPriority w:val="9"/>
    <w:semiHidden/>
    <w:rsid w:val="00A64CB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3780701">
      <w:bodyDiv w:val="1"/>
      <w:marLeft w:val="0"/>
      <w:marRight w:val="0"/>
      <w:marTop w:val="0"/>
      <w:marBottom w:val="0"/>
      <w:divBdr>
        <w:top w:val="none" w:sz="0" w:space="0" w:color="auto"/>
        <w:left w:val="none" w:sz="0" w:space="0" w:color="auto"/>
        <w:bottom w:val="none" w:sz="0" w:space="0" w:color="auto"/>
        <w:right w:val="none" w:sz="0" w:space="0" w:color="auto"/>
      </w:divBdr>
    </w:div>
    <w:div w:id="1294751650">
      <w:bodyDiv w:val="1"/>
      <w:marLeft w:val="0"/>
      <w:marRight w:val="0"/>
      <w:marTop w:val="0"/>
      <w:marBottom w:val="0"/>
      <w:divBdr>
        <w:top w:val="none" w:sz="0" w:space="0" w:color="auto"/>
        <w:left w:val="none" w:sz="0" w:space="0" w:color="auto"/>
        <w:bottom w:val="none" w:sz="0" w:space="0" w:color="auto"/>
        <w:right w:val="none" w:sz="0" w:space="0" w:color="auto"/>
      </w:divBdr>
    </w:div>
    <w:div w:id="1832939883">
      <w:bodyDiv w:val="1"/>
      <w:marLeft w:val="0"/>
      <w:marRight w:val="0"/>
      <w:marTop w:val="0"/>
      <w:marBottom w:val="0"/>
      <w:divBdr>
        <w:top w:val="none" w:sz="0" w:space="0" w:color="auto"/>
        <w:left w:val="none" w:sz="0" w:space="0" w:color="auto"/>
        <w:bottom w:val="none" w:sz="0" w:space="0" w:color="auto"/>
        <w:right w:val="none" w:sz="0" w:space="0" w:color="auto"/>
      </w:divBdr>
    </w:div>
    <w:div w:id="1929659250">
      <w:bodyDiv w:val="1"/>
      <w:marLeft w:val="0"/>
      <w:marRight w:val="0"/>
      <w:marTop w:val="0"/>
      <w:marBottom w:val="0"/>
      <w:divBdr>
        <w:top w:val="none" w:sz="0" w:space="0" w:color="auto"/>
        <w:left w:val="none" w:sz="0" w:space="0" w:color="auto"/>
        <w:bottom w:val="none" w:sz="0" w:space="0" w:color="auto"/>
        <w:right w:val="none" w:sz="0" w:space="0" w:color="auto"/>
      </w:divBdr>
    </w:div>
    <w:div w:id="199911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80B25-0F22-4F26-A886-F8155E560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AE6693E9.dotm</Template>
  <TotalTime>3</TotalTime>
  <Pages>2</Pages>
  <Words>301</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SCHOFIELD, Helen</dc:creator>
  <cp:lastModifiedBy>INGHAM, Tara</cp:lastModifiedBy>
  <cp:revision>5</cp:revision>
  <cp:lastPrinted>2012-08-17T06:21:00Z</cp:lastPrinted>
  <dcterms:created xsi:type="dcterms:W3CDTF">2016-03-09T00:30:00Z</dcterms:created>
  <dcterms:modified xsi:type="dcterms:W3CDTF">2018-02-12T00:57:00Z</dcterms:modified>
</cp:coreProperties>
</file>